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9E1982" w14:textId="44C84A21" w:rsidR="00082532" w:rsidRPr="00701252" w:rsidRDefault="00C222CA" w:rsidP="00987F45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Actividad 3 (grupal). </w:t>
      </w:r>
      <w:r w:rsidRPr="00C222CA">
        <w:rPr>
          <w:sz w:val="40"/>
          <w:szCs w:val="40"/>
        </w:rPr>
        <w:t xml:space="preserve">Análisis de un conjunto de datos de origen biológico mediante técnicas de </w:t>
      </w:r>
      <w:r w:rsidRPr="0063369A">
        <w:rPr>
          <w:i/>
          <w:iCs/>
          <w:sz w:val="40"/>
          <w:szCs w:val="40"/>
        </w:rPr>
        <w:t>machine learning</w:t>
      </w:r>
      <w:r w:rsidRPr="00C222CA">
        <w:rPr>
          <w:sz w:val="40"/>
          <w:szCs w:val="40"/>
        </w:rPr>
        <w:t xml:space="preserve"> supervisadas y no supervisadas</w:t>
      </w:r>
      <w:r w:rsidR="00701252">
        <w:rPr>
          <w:sz w:val="40"/>
          <w:szCs w:val="40"/>
        </w:rPr>
        <w:t>.</w:t>
      </w:r>
    </w:p>
    <w:p w14:paraId="6020D75C" w14:textId="1030B5D2" w:rsidR="00987F45" w:rsidRPr="007329C2" w:rsidRDefault="00987F45" w:rsidP="00987F45">
      <w:pPr>
        <w:pStyle w:val="ListanumeradaTEST"/>
        <w:rPr>
          <w:b/>
          <w:bCs/>
        </w:rPr>
      </w:pPr>
      <w:r w:rsidRPr="007329C2">
        <w:rPr>
          <w:b/>
          <w:bCs/>
        </w:rPr>
        <w:t>Procesamiento de los datos (0,5 puntos):</w:t>
      </w:r>
    </w:p>
    <w:p w14:paraId="0E8767D2" w14:textId="016A8293" w:rsidR="00987F45" w:rsidRPr="007329C2" w:rsidRDefault="00987F45" w:rsidP="007329C2">
      <w:pPr>
        <w:pStyle w:val="Vietasegundonivel"/>
      </w:pPr>
      <w:r w:rsidRPr="00E92986">
        <w:rPr>
          <w:b/>
          <w:bCs/>
        </w:rPr>
        <w:t>¿</w:t>
      </w:r>
      <w:r w:rsidRPr="007329C2">
        <w:rPr>
          <w:b/>
          <w:bCs/>
        </w:rPr>
        <w:t>Qué método habéis escogido para llevar a cabo la imputación de los datos? Razonad vuestra respuesta. (0,3 puntos).</w:t>
      </w:r>
    </w:p>
    <w:p w14:paraId="1C3532AA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0EFBD956" w14:textId="6EAAF928" w:rsidR="007329C2" w:rsidRDefault="00D35869" w:rsidP="007329C2">
      <w:pPr>
        <w:pStyle w:val="Vietasegundonivel"/>
        <w:numPr>
          <w:ilvl w:val="0"/>
          <w:numId w:val="0"/>
        </w:numPr>
      </w:pPr>
      <w:del w:id="1" w:author="Ruben" w:date="2026-01-28T21:41:00Z">
        <w:r w:rsidDel="00682787">
          <w:delText>Para imputar los datos hemos cargado los documentos donde se indicaban los nombres de los genes</w:delText>
        </w:r>
        <w:r w:rsidR="001E11CD" w:rsidDel="00682787">
          <w:delText xml:space="preserve">, </w:delText>
        </w:r>
        <w:r w:rsidR="00D8681B" w:rsidDel="00682787">
          <w:delText xml:space="preserve">la expresión </w:delText>
        </w:r>
        <w:r w:rsidR="001E11CD" w:rsidDel="00682787">
          <w:delText xml:space="preserve">y las clases </w:delText>
        </w:r>
        <w:r w:rsidR="00D8681B" w:rsidDel="00682787">
          <w:delText>por separado</w:delText>
        </w:r>
        <w:r w:rsidR="005C4B4A" w:rsidDel="00682787">
          <w:delText>. Luego, hemos asignado los nombres de los genes a las columnas</w:delText>
        </w:r>
        <w:r w:rsidR="00D11794" w:rsidDel="00682787">
          <w:delText xml:space="preserve"> </w:delText>
        </w:r>
        <w:r w:rsidR="001E11CD" w:rsidDel="00682787">
          <w:delText>con los datos de expresión</w:delText>
        </w:r>
        <w:r w:rsidR="00B12A2F" w:rsidDel="00682787">
          <w:delText xml:space="preserve"> y los ID como nombre de la fila,</w:delText>
        </w:r>
        <w:r w:rsidR="001E11CD" w:rsidDel="00682787">
          <w:delText xml:space="preserve"> y unimos todos los datos en un solo data frame</w:delText>
        </w:r>
        <w:r w:rsidR="00B12A2F" w:rsidDel="00682787">
          <w:delText>.</w:delText>
        </w:r>
        <w:r w:rsidR="009B5AB1" w:rsidDel="00682787">
          <w:delText xml:space="preserve"> Este se limpia de valores NA y 0, creando un data frame limpio. </w:delText>
        </w:r>
      </w:del>
      <w:ins w:id="2" w:author="Ruben" w:date="2026-01-28T21:41:00Z">
        <w:r w:rsidR="00682787">
          <w:t>Al explorar la presencia de datos perdidos (</w:t>
        </w:r>
        <w:proofErr w:type="spellStart"/>
        <w:r w:rsidR="00682787">
          <w:t>NAs</w:t>
        </w:r>
        <w:proofErr w:type="spellEnd"/>
        <w:r w:rsidR="00682787">
          <w:t>) en la base de datos, no encontramos ningun</w:t>
        </w:r>
      </w:ins>
      <w:ins w:id="3" w:author="Ruben" w:date="2026-01-28T21:42:00Z">
        <w:r w:rsidR="00682787">
          <w:t>o, por lo que no fue necesario imputar valores perdidos.</w:t>
        </w:r>
      </w:ins>
    </w:p>
    <w:p w14:paraId="59AD2363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BA68946" w14:textId="77777777" w:rsidR="00987F45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¿Habéis llevado a cabo algún otro tipo de procesamiento? Razonad vuestra respuesta. (0,2 puntos).</w:t>
      </w:r>
    </w:p>
    <w:p w14:paraId="3EED4627" w14:textId="77777777" w:rsidR="00987F45" w:rsidRDefault="00987F45" w:rsidP="00987F45"/>
    <w:p w14:paraId="27DC3B71" w14:textId="640FBB09" w:rsidR="009B5AB1" w:rsidRDefault="00682787" w:rsidP="00987F45">
      <w:ins w:id="4" w:author="Ruben" w:date="2026-01-28T21:42:00Z">
        <w:r>
          <w:t xml:space="preserve">Además de la búsqueda de datos perdidos, </w:t>
        </w:r>
      </w:ins>
      <w:del w:id="5" w:author="Ruben" w:date="2026-01-28T21:42:00Z">
        <w:r w:rsidR="009B5AB1" w:rsidDel="00682787">
          <w:delText xml:space="preserve">Se </w:delText>
        </w:r>
      </w:del>
      <w:ins w:id="6" w:author="Ruben" w:date="2026-01-28T21:42:00Z">
        <w:r>
          <w:t>s</w:t>
        </w:r>
        <w:r>
          <w:t xml:space="preserve">e </w:t>
        </w:r>
      </w:ins>
      <w:r w:rsidR="009B5AB1">
        <w:t xml:space="preserve">han </w:t>
      </w:r>
      <w:del w:id="7" w:author="Ruben" w:date="2026-01-28T21:42:00Z">
        <w:r w:rsidR="009B5AB1" w:rsidDel="00682787">
          <w:delText>estudiado los estadísticos de las muestras</w:delText>
        </w:r>
        <w:r w:rsidR="00590880" w:rsidDel="00682787">
          <w:delText xml:space="preserve"> </w:delText>
        </w:r>
      </w:del>
      <w:r w:rsidR="00590880">
        <w:t>elimina</w:t>
      </w:r>
      <w:del w:id="8" w:author="Ruben" w:date="2026-01-28T21:46:00Z">
        <w:r w:rsidR="00590880" w:rsidDel="00682787">
          <w:delText>n</w:delText>
        </w:r>
      </w:del>
      <w:r w:rsidR="00590880">
        <w:t xml:space="preserve">do los genes </w:t>
      </w:r>
      <w:ins w:id="9" w:author="Ruben" w:date="2026-01-28T21:42:00Z">
        <w:r>
          <w:t xml:space="preserve">cuya expresión mostraba </w:t>
        </w:r>
      </w:ins>
      <w:del w:id="10" w:author="Ruben" w:date="2026-01-28T21:42:00Z">
        <w:r w:rsidR="00590880" w:rsidDel="00682787">
          <w:delText xml:space="preserve">con </w:delText>
        </w:r>
      </w:del>
      <w:r w:rsidR="00590880">
        <w:t>varianza 0</w:t>
      </w:r>
      <w:del w:id="11" w:author="Ruben" w:date="2026-01-28T21:43:00Z">
        <w:r w:rsidR="001C5335" w:rsidDel="00682787">
          <w:delText>, lo cual es necesario</w:delText>
        </w:r>
      </w:del>
      <w:r w:rsidR="001C5335">
        <w:t xml:space="preserve"> para </w:t>
      </w:r>
      <w:del w:id="12" w:author="Ruben" w:date="2026-01-28T21:43:00Z">
        <w:r w:rsidR="001C5335" w:rsidDel="00682787">
          <w:delText xml:space="preserve">realizar </w:delText>
        </w:r>
      </w:del>
      <w:ins w:id="13" w:author="Ruben" w:date="2026-01-28T21:43:00Z">
        <w:r>
          <w:t xml:space="preserve">aplicar </w:t>
        </w:r>
      </w:ins>
      <w:r w:rsidR="001C5335">
        <w:t>métodos de reducción de dimensionalidad</w:t>
      </w:r>
      <w:r w:rsidR="0059165F">
        <w:t xml:space="preserve">. </w:t>
      </w:r>
      <w:del w:id="14" w:author="Ruben" w:date="2026-01-28T21:43:00Z">
        <w:r w:rsidR="00005E1B" w:rsidDel="00682787">
          <w:delText>A continuación, se ha creado</w:delText>
        </w:r>
        <w:r w:rsidR="0059165F" w:rsidDel="00682787">
          <w:delText xml:space="preserve"> un nuevo data frame sin dichos genes</w:delText>
        </w:r>
        <w:r w:rsidR="00005E1B" w:rsidDel="00682787">
          <w:delText xml:space="preserve"> para trabajar con él en los modelos supervisados y no supervisados. </w:delText>
        </w:r>
      </w:del>
    </w:p>
    <w:p w14:paraId="4760EC10" w14:textId="77777777" w:rsidR="009B5AB1" w:rsidRDefault="009B5AB1" w:rsidP="00987F45"/>
    <w:p w14:paraId="2FA92C99" w14:textId="6E1FF4F3" w:rsidR="00987F45" w:rsidRPr="007329C2" w:rsidRDefault="00987F45" w:rsidP="0057096C">
      <w:pPr>
        <w:pStyle w:val="ListanumeradaTEST"/>
        <w:rPr>
          <w:b/>
          <w:bCs/>
        </w:rPr>
      </w:pPr>
      <w:r w:rsidRPr="007329C2">
        <w:rPr>
          <w:b/>
          <w:bCs/>
        </w:rPr>
        <w:t>Métodos no supervisados (1 punto):</w:t>
      </w:r>
    </w:p>
    <w:p w14:paraId="0820A8AD" w14:textId="77777777" w:rsidR="00987F45" w:rsidRDefault="00987F45" w:rsidP="00987F45"/>
    <w:p w14:paraId="09370DB5" w14:textId="38252B01" w:rsidR="00987F45" w:rsidRDefault="00987F45" w:rsidP="007329C2">
      <w:pPr>
        <w:pStyle w:val="Vietasegundonivel"/>
      </w:pPr>
      <w:r w:rsidRPr="007329C2">
        <w:rPr>
          <w:b/>
          <w:bCs/>
        </w:rPr>
        <w:t>¿Cuál es el motivo por el cual habéis seleccionado estas técnicas de reducción de dimensionalidad? (0,3 puntos</w:t>
      </w:r>
      <w:r>
        <w:t>).</w:t>
      </w:r>
    </w:p>
    <w:p w14:paraId="14DBB890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2AB44B23" w14:textId="74F5EB28" w:rsidR="007329C2" w:rsidRDefault="00151C83" w:rsidP="007329C2">
      <w:pPr>
        <w:pStyle w:val="Vietasegundonivel"/>
        <w:numPr>
          <w:ilvl w:val="0"/>
          <w:numId w:val="0"/>
        </w:numPr>
      </w:pPr>
      <w:r>
        <w:lastRenderedPageBreak/>
        <w:t>Se ha</w:t>
      </w:r>
      <w:r w:rsidR="00501390">
        <w:t>n seleccionado las técnicas t-SNE y UMAP</w:t>
      </w:r>
      <w:r w:rsidR="00EB771B">
        <w:t xml:space="preserve"> para </w:t>
      </w:r>
      <w:del w:id="15" w:author="Ruben" w:date="2026-01-28T21:44:00Z">
        <w:r w:rsidR="00EB771B" w:rsidDel="00682787">
          <w:delText xml:space="preserve">aplicar la reducción </w:delText>
        </w:r>
      </w:del>
      <w:ins w:id="16" w:author="Ruben" w:date="2026-01-28T21:44:00Z">
        <w:r w:rsidR="00682787">
          <w:t xml:space="preserve">reducir </w:t>
        </w:r>
      </w:ins>
      <w:del w:id="17" w:author="Ruben" w:date="2026-01-28T21:44:00Z">
        <w:r w:rsidR="00EB771B" w:rsidDel="00682787">
          <w:delText xml:space="preserve">de </w:delText>
        </w:r>
      </w:del>
      <w:ins w:id="18" w:author="Ruben" w:date="2026-01-28T21:44:00Z">
        <w:r w:rsidR="00682787">
          <w:t>la</w:t>
        </w:r>
        <w:r w:rsidR="00682787">
          <w:t xml:space="preserve"> </w:t>
        </w:r>
      </w:ins>
      <w:proofErr w:type="spellStart"/>
      <w:r w:rsidR="00EB771B">
        <w:t>dimensionalidad</w:t>
      </w:r>
      <w:proofErr w:type="spellEnd"/>
      <w:r w:rsidR="00EB771B">
        <w:t xml:space="preserve"> de los datos</w:t>
      </w:r>
      <w:r w:rsidR="00030528">
        <w:t xml:space="preserve"> de expresión génica</w:t>
      </w:r>
      <w:r w:rsidR="00792224">
        <w:t>. Ambas son capaces de capturar relaciones no lineales que otros métodos ignoran.</w:t>
      </w:r>
    </w:p>
    <w:p w14:paraId="5C1D8D05" w14:textId="77777777" w:rsidR="00030528" w:rsidRDefault="00030528" w:rsidP="007329C2">
      <w:pPr>
        <w:pStyle w:val="Vietasegundonivel"/>
        <w:numPr>
          <w:ilvl w:val="0"/>
          <w:numId w:val="0"/>
        </w:numPr>
      </w:pPr>
    </w:p>
    <w:p w14:paraId="24603B97" w14:textId="467AFFEB" w:rsidR="00B249A6" w:rsidRDefault="00030528" w:rsidP="006E3D53">
      <w:pPr>
        <w:pStyle w:val="Vietasegundonivel"/>
        <w:numPr>
          <w:ilvl w:val="0"/>
          <w:numId w:val="47"/>
        </w:numPr>
      </w:pPr>
      <w:r>
        <w:t xml:space="preserve">El t-SNE </w:t>
      </w:r>
      <w:r w:rsidR="00082532">
        <w:t>maneja</w:t>
      </w:r>
      <w:r w:rsidR="00BF3512">
        <w:t xml:space="preserve"> conjuntos de datos de mayor </w:t>
      </w:r>
      <w:r w:rsidR="00BC300B">
        <w:t xml:space="preserve">dimensión </w:t>
      </w:r>
      <w:r w:rsidR="00082532">
        <w:t xml:space="preserve">y </w:t>
      </w:r>
      <w:r w:rsidR="00254048">
        <w:t>revela</w:t>
      </w:r>
      <w:r w:rsidR="00082532">
        <w:t xml:space="preserve"> </w:t>
      </w:r>
      <w:r w:rsidR="00254048">
        <w:t>estructuras locales y subgrupos</w:t>
      </w:r>
      <w:r w:rsidR="00B249A6">
        <w:t xml:space="preserve">, permitiendo que se agrupen por perfiles de expresión de forma eficaz. </w:t>
      </w:r>
    </w:p>
    <w:p w14:paraId="5A4A0E96" w14:textId="20DEDDB0" w:rsidR="00B249A6" w:rsidRDefault="00B249A6" w:rsidP="006E3D53">
      <w:pPr>
        <w:pStyle w:val="Vietasegundonivel"/>
        <w:numPr>
          <w:ilvl w:val="0"/>
          <w:numId w:val="47"/>
        </w:numPr>
      </w:pPr>
      <w:r>
        <w:t xml:space="preserve">El UMAP </w:t>
      </w:r>
      <w:r w:rsidR="00F60D6D">
        <w:t xml:space="preserve">conserva muy bien la estructura global de los datos </w:t>
      </w:r>
      <w:r w:rsidR="003A2061">
        <w:t xml:space="preserve">y permite </w:t>
      </w:r>
      <w:r w:rsidR="00802BAF">
        <w:t xml:space="preserve">observar las relaciones entre los diferentes grupos siendo más fiel en ese aspecto a </w:t>
      </w:r>
      <w:r w:rsidR="00AD6AA1">
        <w:t xml:space="preserve">la naturaleza de los datos biológicos. </w:t>
      </w:r>
    </w:p>
    <w:p w14:paraId="12A2BD36" w14:textId="77777777" w:rsidR="00AD6AA1" w:rsidRDefault="00AD6AA1" w:rsidP="007329C2">
      <w:pPr>
        <w:pStyle w:val="Vietasegundonivel"/>
        <w:numPr>
          <w:ilvl w:val="0"/>
          <w:numId w:val="0"/>
        </w:numPr>
      </w:pPr>
    </w:p>
    <w:p w14:paraId="5414F71C" w14:textId="3D75ACE5" w:rsidR="00AD6AA1" w:rsidRDefault="0077092C" w:rsidP="007329C2">
      <w:pPr>
        <w:pStyle w:val="Vietasegundonivel"/>
        <w:numPr>
          <w:ilvl w:val="0"/>
          <w:numId w:val="0"/>
        </w:numPr>
      </w:pPr>
      <w:r>
        <w:t xml:space="preserve">La selección </w:t>
      </w:r>
      <w:ins w:id="19" w:author="Ruben" w:date="2026-01-28T21:44:00Z">
        <w:r w:rsidR="00682787">
          <w:t xml:space="preserve">también </w:t>
        </w:r>
      </w:ins>
      <w:r>
        <w:t>se bas</w:t>
      </w:r>
      <w:r w:rsidR="00F0765F">
        <w:t>ó</w:t>
      </w:r>
      <w:r>
        <w:t xml:space="preserve"> </w:t>
      </w:r>
      <w:r w:rsidR="00442932">
        <w:t xml:space="preserve">en </w:t>
      </w:r>
      <w:del w:id="20" w:author="Ruben" w:date="2026-01-28T21:44:00Z">
        <w:r w:rsidR="00442932" w:rsidDel="00682787">
          <w:delText xml:space="preserve">las características de las técnicas, así como </w:delText>
        </w:r>
        <w:r w:rsidDel="00682787">
          <w:delText xml:space="preserve">en </w:delText>
        </w:r>
      </w:del>
      <w:r>
        <w:t xml:space="preserve">las </w:t>
      </w:r>
      <w:ins w:id="21" w:author="Ruben" w:date="2026-01-28T21:44:00Z">
        <w:r w:rsidR="00682787">
          <w:t xml:space="preserve">visualización de cómo </w:t>
        </w:r>
      </w:ins>
      <w:ins w:id="22" w:author="Ruben" w:date="2026-01-28T21:45:00Z">
        <w:r w:rsidR="00682787">
          <w:t xml:space="preserve">de definidos estaban </w:t>
        </w:r>
      </w:ins>
      <w:ins w:id="23" w:author="Ruben" w:date="2026-01-28T21:44:00Z">
        <w:r w:rsidR="00682787">
          <w:t xml:space="preserve">los </w:t>
        </w:r>
      </w:ins>
      <w:ins w:id="24" w:author="Ruben" w:date="2026-01-28T21:45:00Z">
        <w:r w:rsidR="00682787">
          <w:t xml:space="preserve">distintos grupos de </w:t>
        </w:r>
      </w:ins>
      <w:ins w:id="25" w:author="Ruben" w:date="2026-01-28T21:44:00Z">
        <w:r w:rsidR="00682787">
          <w:t xml:space="preserve">datos </w:t>
        </w:r>
      </w:ins>
      <w:ins w:id="26" w:author="Ruben" w:date="2026-01-28T21:45:00Z">
        <w:r w:rsidR="00682787">
          <w:t xml:space="preserve">en las </w:t>
        </w:r>
      </w:ins>
      <w:r>
        <w:t xml:space="preserve">figuras </w:t>
      </w:r>
      <w:r w:rsidR="00187737">
        <w:t>resultantes</w:t>
      </w:r>
      <w:ins w:id="27" w:author="Ruben" w:date="2026-01-28T21:45:00Z">
        <w:r w:rsidR="00682787">
          <w:t>,</w:t>
        </w:r>
      </w:ins>
      <w:r w:rsidR="00187737">
        <w:t xml:space="preserve"> </w:t>
      </w:r>
      <w:del w:id="28" w:author="Ruben" w:date="2026-01-28T21:45:00Z">
        <w:r w:rsidR="00442932" w:rsidDel="00682787">
          <w:delText xml:space="preserve">donde </w:delText>
        </w:r>
      </w:del>
      <w:ins w:id="29" w:author="Ruben" w:date="2026-01-28T21:45:00Z">
        <w:r w:rsidR="00682787">
          <w:t xml:space="preserve">siendo t-SNE y UMAP </w:t>
        </w:r>
      </w:ins>
      <w:ins w:id="30" w:author="Ruben" w:date="2026-01-28T21:46:00Z">
        <w:r w:rsidR="00682787">
          <w:t xml:space="preserve">los análisis que más evidentemente separaban </w:t>
        </w:r>
      </w:ins>
      <w:del w:id="31" w:author="Ruben" w:date="2026-01-28T21:46:00Z">
        <w:r w:rsidR="00442932" w:rsidDel="00682787">
          <w:delText xml:space="preserve">se podían visualizar claramente </w:delText>
        </w:r>
        <w:r w:rsidR="003116F5" w:rsidDel="00682787">
          <w:delText xml:space="preserve">la separación de </w:delText>
        </w:r>
      </w:del>
      <w:r w:rsidR="003116F5">
        <w:t>las clases que hay en la base de datos</w:t>
      </w:r>
      <w:del w:id="32" w:author="Ruben" w:date="2026-01-28T21:46:00Z">
        <w:r w:rsidR="00317129" w:rsidDel="00682787">
          <w:delText xml:space="preserve"> permitiendo una buena interpretación</w:delText>
        </w:r>
      </w:del>
      <w:r w:rsidR="00317129">
        <w:t>.</w:t>
      </w:r>
    </w:p>
    <w:p w14:paraId="61AD7487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6E7F723" w14:textId="02D49AE1" w:rsidR="00987F45" w:rsidRDefault="00987F45" w:rsidP="007329C2">
      <w:pPr>
        <w:pStyle w:val="Vietasegundonivel"/>
      </w:pPr>
      <w:r w:rsidRPr="007329C2">
        <w:rPr>
          <w:b/>
          <w:bCs/>
        </w:rPr>
        <w:t>¿Cuál es el motivo por el cual habéis seleccionado estas técnicas de clusterización? (0,3 puntos</w:t>
      </w:r>
      <w:r>
        <w:t>).</w:t>
      </w:r>
    </w:p>
    <w:p w14:paraId="36F0C2BE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B11AE34" w14:textId="73151249" w:rsidR="007329C2" w:rsidRDefault="007B6B0A" w:rsidP="007329C2">
      <w:pPr>
        <w:pStyle w:val="Vietasegundonivel"/>
        <w:numPr>
          <w:ilvl w:val="0"/>
          <w:numId w:val="0"/>
        </w:numPr>
      </w:pPr>
      <w:r>
        <w:t>La clusterización no jerárquica por k-</w:t>
      </w:r>
      <w:proofErr w:type="spellStart"/>
      <w:r>
        <w:t>means</w:t>
      </w:r>
      <w:proofErr w:type="spellEnd"/>
      <w:r>
        <w:t xml:space="preserve"> nos permite generar </w:t>
      </w:r>
      <w:del w:id="33" w:author="Ruben" w:date="2026-01-28T21:47:00Z">
        <w:r w:rsidDel="00682787">
          <w:delText xml:space="preserve">las </w:delText>
        </w:r>
        <w:r w:rsidR="004E7438" w:rsidDel="00682787">
          <w:delText xml:space="preserve">mejores </w:delText>
        </w:r>
      </w:del>
      <w:r w:rsidR="004E7438">
        <w:t xml:space="preserve">agrupaciones </w:t>
      </w:r>
      <w:r w:rsidR="00002CAE">
        <w:t xml:space="preserve">según la cohesión interna de los grupos </w:t>
      </w:r>
      <w:r w:rsidR="004E7438">
        <w:t>mostrando la similitud</w:t>
      </w:r>
      <w:r w:rsidR="00A25389">
        <w:t xml:space="preserve"> o diferencia</w:t>
      </w:r>
      <w:r w:rsidR="004E7438">
        <w:t xml:space="preserve"> que hay entre</w:t>
      </w:r>
      <w:r w:rsidR="00A25389">
        <w:t xml:space="preserve"> </w:t>
      </w:r>
      <w:r w:rsidR="00002CAE">
        <w:t>ellos</w:t>
      </w:r>
      <w:r w:rsidR="004E7438">
        <w:t xml:space="preserve">. La </w:t>
      </w:r>
      <w:proofErr w:type="spellStart"/>
      <w:r w:rsidR="004E7438">
        <w:t>clusterizacion</w:t>
      </w:r>
      <w:proofErr w:type="spellEnd"/>
      <w:r w:rsidR="004E7438">
        <w:t xml:space="preserve"> jerárquica </w:t>
      </w:r>
      <w:proofErr w:type="spellStart"/>
      <w:r w:rsidR="004E7438">
        <w:t>aglomera</w:t>
      </w:r>
      <w:r w:rsidR="00CC7E4B">
        <w:t>tiva</w:t>
      </w:r>
      <w:proofErr w:type="spellEnd"/>
      <w:r w:rsidR="00CC7E4B">
        <w:t xml:space="preserve"> </w:t>
      </w:r>
      <w:r w:rsidR="004506A7">
        <w:t xml:space="preserve">nos da un enfoque </w:t>
      </w:r>
      <w:r w:rsidR="00901976">
        <w:t xml:space="preserve">sobre como se agrupan las clases según su similitud </w:t>
      </w:r>
      <w:r w:rsidR="00516D8C">
        <w:t xml:space="preserve">y del nivel en el que </w:t>
      </w:r>
      <w:r w:rsidR="00901976">
        <w:t>empiezan a diferenciarse</w:t>
      </w:r>
      <w:r w:rsidR="00516D8C">
        <w:t xml:space="preserve">. </w:t>
      </w:r>
      <w:ins w:id="34" w:author="Ruben" w:date="2026-01-28T21:48:00Z">
        <w:r w:rsidR="00682787">
          <w:t>La complementariedad de a</w:t>
        </w:r>
      </w:ins>
      <w:ins w:id="35" w:author="Ruben" w:date="2026-01-28T21:47:00Z">
        <w:r w:rsidR="00682787">
          <w:t xml:space="preserve">mbos análisis </w:t>
        </w:r>
      </w:ins>
      <w:ins w:id="36" w:author="Ruben" w:date="2026-01-28T21:48:00Z">
        <w:r w:rsidR="00682787">
          <w:t>nos permite confirmar qué patrones de agregación se mantienen consistentemente en el conjunto de datos.</w:t>
        </w:r>
      </w:ins>
    </w:p>
    <w:p w14:paraId="08C9FF73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08F9E6BB" w14:textId="58D414BF" w:rsidR="00987F45" w:rsidRDefault="00987F45" w:rsidP="007329C2">
      <w:pPr>
        <w:pStyle w:val="Vietasegundonivel"/>
      </w:pPr>
      <w:r w:rsidRPr="007329C2">
        <w:rPr>
          <w:b/>
          <w:bCs/>
        </w:rPr>
        <w:t>En ambos casos, ¿qué aspectos positivos y negativos tienen cada una? (0,2 puntos</w:t>
      </w:r>
      <w:r>
        <w:t>).</w:t>
      </w:r>
    </w:p>
    <w:p w14:paraId="323DB767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3DF751AC" w14:textId="40110CDE" w:rsidR="00891604" w:rsidRDefault="00C01B76" w:rsidP="007329C2">
      <w:pPr>
        <w:pStyle w:val="Vietasegundonivel"/>
        <w:numPr>
          <w:ilvl w:val="0"/>
          <w:numId w:val="0"/>
        </w:numPr>
      </w:pPr>
      <w:r>
        <w:lastRenderedPageBreak/>
        <w:t xml:space="preserve">El t-SNEA </w:t>
      </w:r>
      <w:r w:rsidR="00EB2B18">
        <w:t>captura muy bien las relaciones complejas entre las variables, es eficiente para identificar y estructurar los datos</w:t>
      </w:r>
      <w:del w:id="37" w:author="Ruben" w:date="2026-01-28T21:49:00Z">
        <w:r w:rsidR="00EB2B18" w:rsidDel="00682787">
          <w:delText xml:space="preserve">, </w:delText>
        </w:r>
      </w:del>
      <w:ins w:id="38" w:author="Ruben" w:date="2026-01-28T21:49:00Z">
        <w:r w:rsidR="00682787">
          <w:t>;</w:t>
        </w:r>
        <w:r w:rsidR="00682787">
          <w:t xml:space="preserve"> </w:t>
        </w:r>
      </w:ins>
      <w:r w:rsidR="00EB2B18">
        <w:t xml:space="preserve">sin embargo, </w:t>
      </w:r>
      <w:r w:rsidR="00C9246A">
        <w:t xml:space="preserve">tiene un comportamiento estocástico por lo que no es determinista y tiene complejidad cuadrática en tiempo y espacio. </w:t>
      </w:r>
    </w:p>
    <w:p w14:paraId="19EEFA77" w14:textId="12E9DFE0" w:rsidR="00C9246A" w:rsidRDefault="00C9246A" w:rsidP="007329C2">
      <w:pPr>
        <w:pStyle w:val="Vietasegundonivel"/>
        <w:numPr>
          <w:ilvl w:val="0"/>
          <w:numId w:val="0"/>
        </w:numPr>
      </w:pPr>
      <w:r>
        <w:t>El UMAP</w:t>
      </w:r>
      <w:r w:rsidR="0092487F">
        <w:t xml:space="preserve"> es muy eficaz y versátil para reducir la dimensionalidad, pero tiene muchos parámetros </w:t>
      </w:r>
      <w:r w:rsidR="00405AD5">
        <w:t>variables, lo cual genera una elevada cantidad de combinaciones que dificulta encontrar la más óptima.</w:t>
      </w:r>
    </w:p>
    <w:p w14:paraId="6BDBDEC3" w14:textId="07400F24" w:rsidR="00405AD5" w:rsidDel="00682787" w:rsidRDefault="00405AD5" w:rsidP="007329C2">
      <w:pPr>
        <w:pStyle w:val="Vietasegundonivel"/>
        <w:numPr>
          <w:ilvl w:val="0"/>
          <w:numId w:val="0"/>
        </w:numPr>
        <w:rPr>
          <w:del w:id="39" w:author="Ruben" w:date="2026-01-28T21:49:00Z"/>
        </w:rPr>
      </w:pPr>
    </w:p>
    <w:p w14:paraId="36BC7242" w14:textId="77777777" w:rsidR="00682787" w:rsidRDefault="00330AB5" w:rsidP="007329C2">
      <w:pPr>
        <w:pStyle w:val="Vietasegundonivel"/>
        <w:numPr>
          <w:ilvl w:val="0"/>
          <w:numId w:val="0"/>
        </w:numPr>
        <w:rPr>
          <w:ins w:id="40" w:author="Ruben" w:date="2026-01-28T21:49:00Z"/>
        </w:rPr>
      </w:pPr>
      <w:r>
        <w:t xml:space="preserve">La clusterización no jerárquica es simple, rápida y eficiente en datasets pequeños, pero es sensible a valores atípicos y requiere especificar K. </w:t>
      </w:r>
    </w:p>
    <w:p w14:paraId="3EAED736" w14:textId="257893A1" w:rsidR="007329C2" w:rsidRDefault="00330AB5" w:rsidP="007329C2">
      <w:pPr>
        <w:pStyle w:val="Vietasegundonivel"/>
        <w:numPr>
          <w:ilvl w:val="0"/>
          <w:numId w:val="0"/>
        </w:numPr>
      </w:pPr>
      <w:del w:id="41" w:author="Ruben" w:date="2026-01-28T21:49:00Z">
        <w:r w:rsidDel="00682787">
          <w:delText xml:space="preserve">Por su parte, </w:delText>
        </w:r>
        <w:r w:rsidR="00E86AF3" w:rsidDel="00682787">
          <w:delText xml:space="preserve">en </w:delText>
        </w:r>
        <w:r w:rsidDel="00682787">
          <w:delText>l</w:delText>
        </w:r>
      </w:del>
      <w:ins w:id="42" w:author="Ruben" w:date="2026-01-28T21:49:00Z">
        <w:r w:rsidR="00682787">
          <w:t>L</w:t>
        </w:r>
      </w:ins>
      <w:r>
        <w:t xml:space="preserve">a clusterización jerárquica </w:t>
      </w:r>
      <w:r w:rsidR="00E86AF3">
        <w:t xml:space="preserve">no </w:t>
      </w:r>
      <w:del w:id="43" w:author="Ruben" w:date="2026-01-28T21:49:00Z">
        <w:r w:rsidR="00E86AF3" w:rsidDel="00682787">
          <w:delText>hay que</w:delText>
        </w:r>
      </w:del>
      <w:ins w:id="44" w:author="Ruben" w:date="2026-01-28T21:49:00Z">
        <w:r w:rsidR="00682787">
          <w:t>requiere</w:t>
        </w:r>
      </w:ins>
      <w:r w:rsidR="00E86AF3">
        <w:t xml:space="preserve"> especificar el número de </w:t>
      </w:r>
      <w:proofErr w:type="spellStart"/>
      <w:r w:rsidR="00E86AF3">
        <w:t>clúster</w:t>
      </w:r>
      <w:ins w:id="45" w:author="Ruben" w:date="2026-01-28T21:49:00Z">
        <w:r w:rsidR="00682787">
          <w:t>s</w:t>
        </w:r>
      </w:ins>
      <w:proofErr w:type="spellEnd"/>
      <w:r w:rsidR="00E86AF3">
        <w:t xml:space="preserve"> y es resistente a valores atípicos, aunque </w:t>
      </w:r>
      <w:r w:rsidR="00891604">
        <w:t xml:space="preserve">la variedad de métricas y métodos de Linkage dificultan la clusterización propia, en sensible a perturbaciones y es computacionalmente caro. </w:t>
      </w:r>
    </w:p>
    <w:p w14:paraId="446D4010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6154396" w14:textId="77777777" w:rsidR="00987F45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En el caso de la clusterización, ¿podéis afirmar con certeza que los clústeres generados son los mejores posibles? Razonad vuestra respuesta. (0,2 puntos).</w:t>
      </w:r>
    </w:p>
    <w:p w14:paraId="52E0748F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50F29FF4" w14:textId="6C98FFD2" w:rsidR="007329C2" w:rsidRDefault="008E27EA" w:rsidP="007329C2">
      <w:pPr>
        <w:pStyle w:val="Vietasegundonivel"/>
        <w:numPr>
          <w:ilvl w:val="0"/>
          <w:numId w:val="0"/>
        </w:numPr>
      </w:pPr>
      <w:r>
        <w:t>En base a los resultados obtenidos</w:t>
      </w:r>
      <w:r w:rsidR="009746A6">
        <w:t xml:space="preserve"> no podemos afirmar que </w:t>
      </w:r>
      <w:r w:rsidR="0004190A">
        <w:t xml:space="preserve">son los mejores </w:t>
      </w:r>
      <w:r w:rsidR="00A766AF">
        <w:t xml:space="preserve">debido a que </w:t>
      </w:r>
      <w:r w:rsidR="007D1D07">
        <w:t xml:space="preserve">el </w:t>
      </w:r>
      <w:r w:rsidR="006B1B19">
        <w:t>clúster</w:t>
      </w:r>
      <w:r w:rsidR="007D1D07">
        <w:t xml:space="preserve"> muestra un problema de solapamiento en </w:t>
      </w:r>
      <w:r w:rsidR="006B1B19">
        <w:t xml:space="preserve">las clases 1 a la 4 </w:t>
      </w:r>
      <w:r w:rsidR="007D1D07">
        <w:t xml:space="preserve">de las 5 clases de estudio y </w:t>
      </w:r>
      <w:r w:rsidR="00AE1D11">
        <w:t xml:space="preserve">el dendograma </w:t>
      </w:r>
      <w:r w:rsidR="003D3D12">
        <w:t xml:space="preserve">no logra distinguir </w:t>
      </w:r>
      <w:r w:rsidR="0093440E">
        <w:t>del todo las clases</w:t>
      </w:r>
      <w:r w:rsidR="006B1B19">
        <w:t xml:space="preserve">, </w:t>
      </w:r>
      <w:r w:rsidR="0093440E">
        <w:t xml:space="preserve">ya que </w:t>
      </w:r>
      <w:r w:rsidR="00985D15">
        <w:t xml:space="preserve">las ramas </w:t>
      </w:r>
      <w:r w:rsidR="006B1B19">
        <w:t xml:space="preserve">de las clases 1 a la 4 </w:t>
      </w:r>
      <w:r w:rsidR="00985D15">
        <w:t>se unen a alturas muy bajas indicando pocas diferencias en su expresión génica</w:t>
      </w:r>
      <w:r w:rsidR="006B1B19">
        <w:t xml:space="preserve">. En ambos casos, solo la clase 5 muestra una identidad claramente diferenciada. </w:t>
      </w:r>
    </w:p>
    <w:p w14:paraId="28CEBF6A" w14:textId="77777777" w:rsidR="00987F45" w:rsidRDefault="00987F45" w:rsidP="00987F45"/>
    <w:p w14:paraId="63BB8E2E" w14:textId="12323A10" w:rsidR="00987F45" w:rsidRPr="00034E2F" w:rsidRDefault="00987F45" w:rsidP="00987F45">
      <w:pPr>
        <w:pStyle w:val="ListanumeradaTEST"/>
        <w:rPr>
          <w:b/>
          <w:bCs/>
        </w:rPr>
      </w:pPr>
      <w:r w:rsidRPr="00034E2F">
        <w:rPr>
          <w:b/>
          <w:bCs/>
        </w:rPr>
        <w:t>Métodos supervisados (1,75 puntos):</w:t>
      </w:r>
    </w:p>
    <w:p w14:paraId="05638393" w14:textId="4BB552B1" w:rsidR="00CE0F8B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¿Cuál es el motivo por el cual habéis seleccionado ambas técnicas de aprendizaje supervisado? ¿Cuál ha dado mejores resultados a la hora de clasificar las muestras? Razonad vuestra respuesta (1 punto)</w:t>
      </w:r>
      <w:r w:rsidR="00CE0F8B" w:rsidRPr="007329C2">
        <w:rPr>
          <w:b/>
          <w:bCs/>
        </w:rPr>
        <w:t>.</w:t>
      </w:r>
    </w:p>
    <w:p w14:paraId="24935DEF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4ECEC51" w14:textId="4EB99CB9" w:rsidR="00CE0F8B" w:rsidRDefault="00605F55" w:rsidP="007329C2">
      <w:pPr>
        <w:pStyle w:val="Vietasegundonivel"/>
        <w:numPr>
          <w:ilvl w:val="0"/>
          <w:numId w:val="0"/>
        </w:numPr>
        <w:rPr>
          <w:lang w:val="en-GB"/>
        </w:rPr>
      </w:pPr>
      <w:r w:rsidRPr="00605F55">
        <w:rPr>
          <w:lang w:val="en-GB"/>
        </w:rPr>
        <w:lastRenderedPageBreak/>
        <w:t>Se se</w:t>
      </w:r>
      <w:r>
        <w:rPr>
          <w:lang w:val="en-GB"/>
        </w:rPr>
        <w:t xml:space="preserve">leccionaron las </w:t>
      </w:r>
      <w:proofErr w:type="spellStart"/>
      <w:r>
        <w:rPr>
          <w:lang w:val="en-GB"/>
        </w:rPr>
        <w:t>técnicas</w:t>
      </w:r>
      <w:proofErr w:type="spellEnd"/>
      <w:r w:rsidR="00433140" w:rsidRPr="00605F55">
        <w:rPr>
          <w:lang w:val="en-GB"/>
        </w:rPr>
        <w:t xml:space="preserve"> </w:t>
      </w:r>
      <w:r>
        <w:rPr>
          <w:lang w:val="en-GB"/>
        </w:rPr>
        <w:t>K</w:t>
      </w:r>
      <w:r w:rsidR="00433140" w:rsidRPr="00605F55">
        <w:rPr>
          <w:lang w:val="en-GB"/>
        </w:rPr>
        <w:t>-</w:t>
      </w:r>
      <w:r>
        <w:rPr>
          <w:lang w:val="en-GB"/>
        </w:rPr>
        <w:t>N</w:t>
      </w:r>
      <w:r w:rsidR="00433140" w:rsidRPr="00605F55">
        <w:rPr>
          <w:lang w:val="en-GB"/>
        </w:rPr>
        <w:t xml:space="preserve">earest </w:t>
      </w:r>
      <w:proofErr w:type="spellStart"/>
      <w:r>
        <w:rPr>
          <w:lang w:val="en-GB"/>
        </w:rPr>
        <w:t>N</w:t>
      </w:r>
      <w:r w:rsidR="00433140" w:rsidRPr="00605F55">
        <w:rPr>
          <w:lang w:val="en-GB"/>
        </w:rPr>
        <w:t>eighbor</w:t>
      </w:r>
      <w:proofErr w:type="spellEnd"/>
      <w:r w:rsidR="00433140" w:rsidRPr="00605F55">
        <w:rPr>
          <w:lang w:val="en-GB"/>
        </w:rPr>
        <w:t xml:space="preserve"> (</w:t>
      </w:r>
      <w:r w:rsidR="007E2805" w:rsidRPr="00605F55">
        <w:rPr>
          <w:lang w:val="en-GB"/>
        </w:rPr>
        <w:t>K</w:t>
      </w:r>
      <w:r w:rsidR="002B3006" w:rsidRPr="00605F55">
        <w:rPr>
          <w:lang w:val="en-GB"/>
        </w:rPr>
        <w:t>NN</w:t>
      </w:r>
      <w:r w:rsidR="00433140" w:rsidRPr="00605F55">
        <w:rPr>
          <w:lang w:val="en-GB"/>
        </w:rPr>
        <w:t xml:space="preserve">), </w:t>
      </w:r>
      <w:proofErr w:type="spellStart"/>
      <w:r w:rsidR="00433140" w:rsidRPr="00605F55">
        <w:rPr>
          <w:lang w:val="en-GB"/>
        </w:rPr>
        <w:t>Suppor</w:t>
      </w:r>
      <w:proofErr w:type="spellEnd"/>
      <w:r w:rsidR="00433140" w:rsidRPr="00605F55">
        <w:rPr>
          <w:lang w:val="en-GB"/>
        </w:rPr>
        <w:t xml:space="preserve"> </w:t>
      </w:r>
      <w:r>
        <w:rPr>
          <w:lang w:val="en-GB"/>
        </w:rPr>
        <w:t>V</w:t>
      </w:r>
      <w:r w:rsidR="00433140" w:rsidRPr="00605F55">
        <w:rPr>
          <w:lang w:val="en-GB"/>
        </w:rPr>
        <w:t xml:space="preserve">ector </w:t>
      </w:r>
      <w:r>
        <w:rPr>
          <w:lang w:val="en-GB"/>
        </w:rPr>
        <w:t>M</w:t>
      </w:r>
      <w:r w:rsidR="00433140" w:rsidRPr="00605F55">
        <w:rPr>
          <w:lang w:val="en-GB"/>
        </w:rPr>
        <w:t>achine (S</w:t>
      </w:r>
      <w:r w:rsidR="002B3006" w:rsidRPr="00605F55">
        <w:rPr>
          <w:lang w:val="en-GB"/>
        </w:rPr>
        <w:t>VM</w:t>
      </w:r>
      <w:r w:rsidR="00433140" w:rsidRPr="00605F55">
        <w:rPr>
          <w:lang w:val="en-GB"/>
        </w:rPr>
        <w:t xml:space="preserve">) y Random </w:t>
      </w:r>
      <w:r>
        <w:rPr>
          <w:lang w:val="en-GB"/>
        </w:rPr>
        <w:t>F</w:t>
      </w:r>
      <w:r w:rsidR="00433140" w:rsidRPr="00605F55">
        <w:rPr>
          <w:lang w:val="en-GB"/>
        </w:rPr>
        <w:t>orest.</w:t>
      </w:r>
    </w:p>
    <w:p w14:paraId="03661605" w14:textId="77777777" w:rsidR="00116D98" w:rsidRPr="00605F55" w:rsidRDefault="00116D98" w:rsidP="007329C2">
      <w:pPr>
        <w:pStyle w:val="Vietasegundonivel"/>
        <w:numPr>
          <w:ilvl w:val="0"/>
          <w:numId w:val="0"/>
        </w:numPr>
        <w:rPr>
          <w:lang w:val="en-GB"/>
        </w:rPr>
      </w:pPr>
    </w:p>
    <w:p w14:paraId="0CE81D06" w14:textId="42693507" w:rsidR="00B34895" w:rsidRDefault="007E2805" w:rsidP="007329C2">
      <w:pPr>
        <w:pStyle w:val="Vietasegundonivel"/>
        <w:numPr>
          <w:ilvl w:val="1"/>
          <w:numId w:val="46"/>
        </w:numPr>
      </w:pPr>
      <w:r>
        <w:t>El método K</w:t>
      </w:r>
      <w:r w:rsidR="00F11C9D">
        <w:t>NN</w:t>
      </w:r>
      <w:r>
        <w:t xml:space="preserve"> </w:t>
      </w:r>
      <w:r w:rsidR="00010682">
        <w:t xml:space="preserve">es sencillo y eficaz </w:t>
      </w:r>
      <w:r w:rsidR="002B4FF3">
        <w:t>para capturar</w:t>
      </w:r>
      <w:r w:rsidR="00010682">
        <w:t xml:space="preserve"> datos biológicos similares </w:t>
      </w:r>
      <w:r w:rsidR="002B4FF3">
        <w:t>que se agrupan</w:t>
      </w:r>
      <w:r w:rsidR="00044C20">
        <w:t xml:space="preserve"> de manera natural</w:t>
      </w:r>
      <w:r w:rsidR="002B4FF3">
        <w:t xml:space="preserve">, </w:t>
      </w:r>
      <w:r w:rsidR="00C04C80">
        <w:t>clasifica</w:t>
      </w:r>
      <w:r w:rsidR="002B4FF3">
        <w:t>ndo</w:t>
      </w:r>
      <w:r w:rsidR="00C04C80">
        <w:t xml:space="preserve"> </w:t>
      </w:r>
      <w:r w:rsidR="002B4FF3">
        <w:t>muestras</w:t>
      </w:r>
      <w:r w:rsidR="00C04C80">
        <w:t xml:space="preserve"> según las etiquetas de sus vecinos más cercanos</w:t>
      </w:r>
      <w:r w:rsidR="00F11C9D">
        <w:t>.</w:t>
      </w:r>
      <w:r w:rsidR="002B4FF3">
        <w:t xml:space="preserve"> </w:t>
      </w:r>
      <w:r w:rsidR="00094B0D">
        <w:t xml:space="preserve"> </w:t>
      </w:r>
    </w:p>
    <w:p w14:paraId="421B9C8E" w14:textId="77777777" w:rsidR="00265E72" w:rsidRDefault="005044FD" w:rsidP="007329C2">
      <w:pPr>
        <w:pStyle w:val="Vietasegundonivel"/>
        <w:numPr>
          <w:ilvl w:val="1"/>
          <w:numId w:val="46"/>
        </w:numPr>
      </w:pPr>
      <w:r>
        <w:t>El</w:t>
      </w:r>
      <w:r w:rsidR="001F3ADF" w:rsidRPr="001F3ADF">
        <w:t xml:space="preserve"> SVM </w:t>
      </w:r>
      <w:r w:rsidR="00044C20">
        <w:t xml:space="preserve">es </w:t>
      </w:r>
      <w:r w:rsidR="00D161D0">
        <w:t xml:space="preserve">bueno para datos complejos con muchas variables, ya que </w:t>
      </w:r>
      <w:r w:rsidR="001F3ADF" w:rsidRPr="001F3ADF">
        <w:t xml:space="preserve">construye hiperplanos en un espacio de alta dimensionalidad </w:t>
      </w:r>
      <w:r w:rsidR="00265E72">
        <w:t>donde proyecta los datos de expresión, c</w:t>
      </w:r>
      <w:r w:rsidR="00CD3B36">
        <w:t>reando una clara separación entre las distintas categorías para evitar errores.</w:t>
      </w:r>
    </w:p>
    <w:p w14:paraId="3F5605B8" w14:textId="7DEC7106" w:rsidR="00B11C51" w:rsidRDefault="000F2F7B" w:rsidP="007329C2">
      <w:pPr>
        <w:pStyle w:val="Vietasegundonivel"/>
        <w:numPr>
          <w:ilvl w:val="1"/>
          <w:numId w:val="46"/>
        </w:numPr>
      </w:pPr>
      <w:r>
        <w:t xml:space="preserve">El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es una técnica</w:t>
      </w:r>
      <w:r w:rsidR="0003107C">
        <w:t xml:space="preserve"> muy robusta</w:t>
      </w:r>
      <w:r w:rsidR="00B11C51">
        <w:t xml:space="preserve"> que trabaja </w:t>
      </w:r>
      <w:r>
        <w:t xml:space="preserve">con la técnica de </w:t>
      </w:r>
      <w:proofErr w:type="spellStart"/>
      <w:r>
        <w:t>Bagging</w:t>
      </w:r>
      <w:proofErr w:type="spellEnd"/>
      <w:r w:rsidR="00232B9F">
        <w:t xml:space="preserve"> </w:t>
      </w:r>
      <w:r w:rsidR="00DC7BDB">
        <w:t>usa</w:t>
      </w:r>
      <w:r w:rsidR="00894F00">
        <w:t>ndo</w:t>
      </w:r>
      <w:r w:rsidR="00232B9F">
        <w:t xml:space="preserve"> </w:t>
      </w:r>
      <w:r w:rsidR="00516D71">
        <w:t>muchos</w:t>
      </w:r>
      <w:r w:rsidR="00232B9F">
        <w:t xml:space="preserve"> árboles de manera simultánea</w:t>
      </w:r>
      <w:r w:rsidR="00555CC0">
        <w:t xml:space="preserve"> con variables aleatorias</w:t>
      </w:r>
      <w:r w:rsidR="0000341A">
        <w:t xml:space="preserve">, </w:t>
      </w:r>
      <w:r w:rsidR="00555CC0">
        <w:t>esto reduce</w:t>
      </w:r>
      <w:r w:rsidR="00232B9F">
        <w:t xml:space="preserve"> la varianza</w:t>
      </w:r>
      <w:r w:rsidR="00947E01">
        <w:t xml:space="preserve"> y el sobreajuste sin tener que eliminar variables antes</w:t>
      </w:r>
      <w:r w:rsidR="00232B9F">
        <w:t xml:space="preserve">. </w:t>
      </w:r>
    </w:p>
    <w:p w14:paraId="72217CD6" w14:textId="77777777" w:rsidR="00B11C51" w:rsidRDefault="00B11C51" w:rsidP="007329C2">
      <w:pPr>
        <w:pStyle w:val="Vietasegundonivel"/>
        <w:numPr>
          <w:ilvl w:val="0"/>
          <w:numId w:val="0"/>
        </w:numPr>
      </w:pPr>
    </w:p>
    <w:p w14:paraId="23FD511D" w14:textId="32C12595" w:rsidR="004A217B" w:rsidRDefault="00002058" w:rsidP="007329C2">
      <w:pPr>
        <w:pStyle w:val="Vietasegundonivel"/>
        <w:numPr>
          <w:ilvl w:val="0"/>
          <w:numId w:val="0"/>
        </w:numPr>
      </w:pPr>
      <w:r>
        <w:t xml:space="preserve">A la hora de seleccionar el método más eficaz, nos hemos fijado en la matriz de confusión </w:t>
      </w:r>
      <w:r w:rsidR="00C77BC5">
        <w:t>de</w:t>
      </w:r>
      <w:r>
        <w:t xml:space="preserve"> cada una de las técnicas</w:t>
      </w:r>
      <w:r w:rsidR="002C664F">
        <w:t xml:space="preserve"> </w:t>
      </w:r>
      <w:r w:rsidR="00C77BC5">
        <w:t>y en</w:t>
      </w:r>
      <w:r w:rsidR="002C664F">
        <w:t xml:space="preserve"> l</w:t>
      </w:r>
      <w:r w:rsidR="009A5637">
        <w:t>as métricas de evaluación</w:t>
      </w:r>
      <w:r w:rsidR="0000523F">
        <w:t>.</w:t>
      </w:r>
      <w:r w:rsidR="00AC740C">
        <w:t xml:space="preserve"> El Random </w:t>
      </w:r>
      <w:r w:rsidR="001D298B">
        <w:t>F</w:t>
      </w:r>
      <w:r w:rsidR="00AC740C">
        <w:t xml:space="preserve">orest es el método que mejor ha clasificado las muestras dando una matriz de confusión </w:t>
      </w:r>
      <w:r w:rsidR="00F50598">
        <w:t>con solo 1 clasificación errónea, un</w:t>
      </w:r>
      <w:r w:rsidR="000672F6">
        <w:t xml:space="preserve">a precisión </w:t>
      </w:r>
      <w:r w:rsidR="00F50598">
        <w:t>(</w:t>
      </w:r>
      <w:proofErr w:type="spellStart"/>
      <w:r w:rsidR="000672F6">
        <w:t>Accuracy</w:t>
      </w:r>
      <w:proofErr w:type="spellEnd"/>
      <w:r w:rsidR="00F50598">
        <w:t xml:space="preserve">) de </w:t>
      </w:r>
      <w:r w:rsidR="009632BE">
        <w:t xml:space="preserve">0.9958 siendo más alta que en el resto de </w:t>
      </w:r>
      <w:r w:rsidR="00372C0A">
        <w:t>los modelos</w:t>
      </w:r>
      <w:r w:rsidR="009632BE">
        <w:t xml:space="preserve">, un kappa </w:t>
      </w:r>
      <w:r w:rsidR="00261848">
        <w:t xml:space="preserve">de 0.9944 indicando una elevada concordancia entre el modelo y la realidad, y unos valores de sensibilidad y especificidad </w:t>
      </w:r>
      <w:r w:rsidR="007F65EA">
        <w:t>de 1 para casi todas las clases de estudio.</w:t>
      </w:r>
      <w:r w:rsidR="008307E5">
        <w:t xml:space="preserve"> Esto indica que el modelo no acertó por casualidad, sino que aprendió los patrones </w:t>
      </w:r>
      <w:r w:rsidR="001D298B">
        <w:t xml:space="preserve">ofreciendo una gran fiabilidad. </w:t>
      </w:r>
    </w:p>
    <w:p w14:paraId="43DE387A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5929086" w14:textId="22353EFB" w:rsidR="00CE0F8B" w:rsidRDefault="00987F45" w:rsidP="007329C2">
      <w:pPr>
        <w:pStyle w:val="Vietasegundonivel"/>
      </w:pPr>
      <w:r w:rsidRPr="007329C2">
        <w:rPr>
          <w:b/>
          <w:bCs/>
        </w:rPr>
        <w:t>¿Habéis considerado oportuno implementar algún método de reducción de dimensionalidad para procesar los datos antes de implementarlos en dichas técnicas? ¿Por qué? (0,5 puntos</w:t>
      </w:r>
      <w:r>
        <w:t>).</w:t>
      </w:r>
    </w:p>
    <w:p w14:paraId="61ACF9E2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FE7F241" w14:textId="6C5DC4BF" w:rsidR="00CE0F8B" w:rsidRDefault="009E65E4" w:rsidP="007329C2">
      <w:pPr>
        <w:pStyle w:val="Vietasegundonivel"/>
        <w:numPr>
          <w:ilvl w:val="0"/>
          <w:numId w:val="0"/>
        </w:numPr>
      </w:pPr>
      <w:del w:id="46" w:author="Ruben" w:date="2026-01-28T21:52:00Z">
        <w:r w:rsidDel="00227686">
          <w:delText xml:space="preserve">Si, </w:delText>
        </w:r>
        <w:r w:rsidR="00C17815" w:rsidDel="00227686">
          <w:delText>implementar m</w:delText>
        </w:r>
        <w:r w:rsidR="005541AB" w:rsidDel="00227686">
          <w:delText>é</w:delText>
        </w:r>
        <w:r w:rsidR="00C17815" w:rsidDel="00227686">
          <w:delText>todos de reducción de dimensionalidad en los datos es fundamental ya que eliminan ruido</w:delText>
        </w:r>
        <w:r w:rsidR="0098009B" w:rsidDel="00227686">
          <w:delText xml:space="preserve"> y redundancia del elevado conjunto de datos de expresión génica</w:delText>
        </w:r>
        <w:r w:rsidR="006C0D5C" w:rsidDel="00227686">
          <w:delText xml:space="preserve">, dejando únicamente aquellos datos que portan información relevante. </w:delText>
        </w:r>
        <w:r w:rsidR="00841CA3" w:rsidDel="00227686">
          <w:delText xml:space="preserve">De esta forma, </w:delText>
        </w:r>
        <w:r w:rsidR="0037314F" w:rsidDel="00227686">
          <w:delText>el modelo trabaja con pocos datos</w:delText>
        </w:r>
        <w:r w:rsidR="00972269" w:rsidDel="00227686">
          <w:delText xml:space="preserve">, pero </w:delText>
        </w:r>
        <w:r w:rsidR="0037314F" w:rsidDel="00227686">
          <w:delText>relevantes</w:delText>
        </w:r>
        <w:r w:rsidR="00972269" w:rsidDel="00227686">
          <w:delText>,</w:delText>
        </w:r>
        <w:r w:rsidR="0037314F" w:rsidDel="00227686">
          <w:delText xml:space="preserve"> </w:delText>
        </w:r>
        <w:r w:rsidR="0037314F" w:rsidDel="00227686">
          <w:lastRenderedPageBreak/>
          <w:delText>ahorrando tiempo</w:delText>
        </w:r>
        <w:r w:rsidR="00972269" w:rsidDel="00227686">
          <w:delText xml:space="preserve"> y evitando el overfitting</w:delText>
        </w:r>
        <w:r w:rsidR="00B74E6A" w:rsidDel="00227686">
          <w:delText xml:space="preserve">. En nuestro caso, realizamos varios métodos como el PCA y t-SNE, </w:delText>
        </w:r>
        <w:r w:rsidR="002D2694" w:rsidDel="00227686">
          <w:delText>entre otros, pero principalmente para confirmar visualmente que las muestras se agrupaban correctamente</w:delText>
        </w:r>
        <w:r w:rsidR="009C6906" w:rsidDel="00227686">
          <w:delText xml:space="preserve">, de forma que los modelos supervisados trabajaron con la base de datos </w:delText>
        </w:r>
        <w:r w:rsidR="005541AB" w:rsidDel="00227686">
          <w:delText xml:space="preserve">original. </w:delText>
        </w:r>
      </w:del>
      <w:ins w:id="47" w:author="Ruben" w:date="2026-01-28T21:52:00Z">
        <w:r w:rsidR="00227686">
          <w:t xml:space="preserve">Debido a los buenos valores de predicción de los modelos, decidimos no aplicar reducción de la </w:t>
        </w:r>
        <w:proofErr w:type="spellStart"/>
        <w:r w:rsidR="00227686">
          <w:t>dimensionalidad</w:t>
        </w:r>
        <w:proofErr w:type="spellEnd"/>
        <w:r w:rsidR="00227686">
          <w:t xml:space="preserve">, ya que estamos obteniendo buenos resultados </w:t>
        </w:r>
      </w:ins>
      <w:ins w:id="48" w:author="Ruben" w:date="2026-01-28T21:53:00Z">
        <w:r w:rsidR="00227686">
          <w:t xml:space="preserve">usando todas las </w:t>
        </w:r>
      </w:ins>
      <w:ins w:id="49" w:author="Ruben" w:date="2026-01-28T21:52:00Z">
        <w:r w:rsidR="00227686">
          <w:t>variables</w:t>
        </w:r>
      </w:ins>
      <w:ins w:id="50" w:author="Ruben" w:date="2026-01-28T21:53:00Z">
        <w:r w:rsidR="00227686">
          <w:t>, que ya retienen toda la información de a base de datos.</w:t>
        </w:r>
      </w:ins>
    </w:p>
    <w:p w14:paraId="427633FD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50C13DED" w14:textId="77777777" w:rsidR="00987F45" w:rsidRDefault="00987F45" w:rsidP="007329C2">
      <w:pPr>
        <w:pStyle w:val="Vietasegundonivel"/>
      </w:pPr>
      <w:r w:rsidRPr="007329C2">
        <w:rPr>
          <w:b/>
          <w:bCs/>
        </w:rPr>
        <w:t>¿Qué aspectos positivos y negativos tienen cada una de las técnicas que habéis escogido? (0,25 puntos</w:t>
      </w:r>
      <w:r>
        <w:t>).</w:t>
      </w:r>
    </w:p>
    <w:p w14:paraId="20717BB3" w14:textId="77777777" w:rsidR="00987F45" w:rsidRDefault="00987F45" w:rsidP="00987F45"/>
    <w:p w14:paraId="154739D0" w14:textId="12B1B905" w:rsidR="00CD360E" w:rsidRDefault="00CD360E" w:rsidP="00987F45">
      <w:r>
        <w:t>El KNN es sencillo</w:t>
      </w:r>
      <w:r w:rsidR="00DE352D">
        <w:t>, con un entrenamiento rápido y capacidad de adaptarse</w:t>
      </w:r>
      <w:r w:rsidR="00F337ED">
        <w:t xml:space="preserve"> en tiempo real, pero es muy sensible al valor de k elegido</w:t>
      </w:r>
      <w:r w:rsidR="00696FFE">
        <w:t xml:space="preserve">, </w:t>
      </w:r>
      <w:r w:rsidR="00607A5A">
        <w:t>a valores atípicos</w:t>
      </w:r>
      <w:r w:rsidR="00696FFE">
        <w:t xml:space="preserve"> y a grandes conjuntos de datos. </w:t>
      </w:r>
    </w:p>
    <w:p w14:paraId="57B07C7A" w14:textId="559FD3B6" w:rsidR="00696FFE" w:rsidRDefault="00696FFE" w:rsidP="00987F45">
      <w:r>
        <w:t xml:space="preserve">El SVM </w:t>
      </w:r>
      <w:r w:rsidR="00ED47CF">
        <w:t xml:space="preserve">es muy preciso </w:t>
      </w:r>
      <w:r w:rsidR="008D5D24">
        <w:t>y eficaz en entornos de alta dimensionalidad</w:t>
      </w:r>
      <w:r w:rsidR="00DC6323">
        <w:t xml:space="preserve">, pero es </w:t>
      </w:r>
      <w:r w:rsidR="00EA1B89">
        <w:t xml:space="preserve">costoso, </w:t>
      </w:r>
      <w:r w:rsidR="00DC6323">
        <w:t>difícil de interpretar</w:t>
      </w:r>
      <w:r w:rsidR="00333F36">
        <w:t xml:space="preserve"> y sensible a los parámetros que se seleccionen</w:t>
      </w:r>
      <w:r w:rsidR="00EA1B89">
        <w:t>.</w:t>
      </w:r>
    </w:p>
    <w:p w14:paraId="1F6911D4" w14:textId="259B71D6" w:rsidR="00DD21FD" w:rsidRPr="00DD21FD" w:rsidRDefault="00DD21FD" w:rsidP="00987F45">
      <w:r w:rsidRPr="00DD21FD">
        <w:t xml:space="preserve">El Random Forest permite </w:t>
      </w:r>
      <w:r w:rsidR="00EA1B89" w:rsidRPr="00DD21FD">
        <w:t>reducir</w:t>
      </w:r>
      <w:r w:rsidRPr="00DD21FD">
        <w:t xml:space="preserve"> la va</w:t>
      </w:r>
      <w:r>
        <w:t>rianza</w:t>
      </w:r>
      <w:r w:rsidR="00300398">
        <w:t xml:space="preserve"> mejorando la precisión y estabilidad ante datos ruidosos, sin </w:t>
      </w:r>
      <w:r w:rsidR="006A2A07">
        <w:t>embargo,</w:t>
      </w:r>
      <w:r w:rsidR="00300398">
        <w:t xml:space="preserve"> requiere de mayor complejidad computacional</w:t>
      </w:r>
      <w:r w:rsidR="003A5BD3">
        <w:t xml:space="preserve"> y aumenta al dificultad para interpretarlo</w:t>
      </w:r>
      <w:r w:rsidR="002170F8">
        <w:t>,</w:t>
      </w:r>
      <w:r w:rsidR="003A5BD3">
        <w:t xml:space="preserve"> además de </w:t>
      </w:r>
      <w:r w:rsidR="002170F8">
        <w:t xml:space="preserve">presentar riesgo de sobreajuste. </w:t>
      </w:r>
    </w:p>
    <w:p w14:paraId="074AAFC3" w14:textId="77777777" w:rsidR="005A7981" w:rsidRPr="00DD21FD" w:rsidRDefault="005A7981" w:rsidP="00987F45"/>
    <w:p w14:paraId="1FC7BCE3" w14:textId="77777777" w:rsidR="005A7981" w:rsidRPr="00DD21FD" w:rsidRDefault="005A7981" w:rsidP="00987F45"/>
    <w:p w14:paraId="5F64A3B6" w14:textId="1D255E57" w:rsidR="00987F45" w:rsidRPr="005A7981" w:rsidRDefault="00987F45" w:rsidP="00987F45">
      <w:pPr>
        <w:pStyle w:val="ListanumeradaTEST"/>
        <w:rPr>
          <w:b/>
          <w:bCs/>
        </w:rPr>
      </w:pPr>
      <w:r w:rsidRPr="005A7981">
        <w:rPr>
          <w:b/>
          <w:bCs/>
        </w:rPr>
        <w:t xml:space="preserve">De estas cuatro opciones, ¿qué tipo de arquitectura de </w:t>
      </w:r>
      <w:proofErr w:type="spellStart"/>
      <w:r w:rsidRPr="005A7981">
        <w:rPr>
          <w:b/>
          <w:bCs/>
          <w:i/>
          <w:iCs/>
        </w:rPr>
        <w:t>deep</w:t>
      </w:r>
      <w:proofErr w:type="spellEnd"/>
      <w:r w:rsidRPr="005A7981">
        <w:rPr>
          <w:b/>
          <w:bCs/>
          <w:i/>
          <w:iCs/>
        </w:rPr>
        <w:t xml:space="preserve"> </w:t>
      </w:r>
      <w:proofErr w:type="spellStart"/>
      <w:r w:rsidRPr="005A7981">
        <w:rPr>
          <w:b/>
          <w:bCs/>
          <w:i/>
          <w:iCs/>
        </w:rPr>
        <w:t>learning</w:t>
      </w:r>
      <w:proofErr w:type="spellEnd"/>
      <w:r w:rsidRPr="005A7981">
        <w:rPr>
          <w:b/>
          <w:bCs/>
        </w:rPr>
        <w:t xml:space="preserve"> sería la más adecuada para procesar datos de expresión génica? Razonad vuestra respuesta (0,25 puntos).</w:t>
      </w:r>
    </w:p>
    <w:p w14:paraId="32E95FE0" w14:textId="77777777" w:rsidR="00987F45" w:rsidRDefault="00987F45" w:rsidP="007329C2">
      <w:pPr>
        <w:pStyle w:val="Vietasegundonivel"/>
      </w:pPr>
      <w:r>
        <w:t xml:space="preserve">a) Red de </w:t>
      </w:r>
      <w:proofErr w:type="spellStart"/>
      <w:r>
        <w:t>perceptrones</w:t>
      </w:r>
      <w:proofErr w:type="spellEnd"/>
      <w:r>
        <w:t xml:space="preserve"> </w:t>
      </w:r>
      <w:r w:rsidRPr="0057096C">
        <w:t>(</w:t>
      </w:r>
      <w:proofErr w:type="spellStart"/>
      <w:r w:rsidRPr="0057096C">
        <w:t>multiperceptron</w:t>
      </w:r>
      <w:proofErr w:type="spellEnd"/>
      <w:r w:rsidRPr="0057096C">
        <w:t xml:space="preserve"> </w:t>
      </w:r>
      <w:proofErr w:type="spellStart"/>
      <w:r w:rsidRPr="0057096C">
        <w:t>layers</w:t>
      </w:r>
      <w:proofErr w:type="spellEnd"/>
      <w:r w:rsidRPr="0057096C">
        <w:t>).</w:t>
      </w:r>
    </w:p>
    <w:p w14:paraId="3E0FD749" w14:textId="77777777" w:rsidR="00987F45" w:rsidRDefault="00987F45" w:rsidP="007329C2">
      <w:pPr>
        <w:pStyle w:val="Vietasegundonivel"/>
      </w:pPr>
      <w:r>
        <w:t>b) Redes convolucionales.</w:t>
      </w:r>
    </w:p>
    <w:p w14:paraId="00C2ED3B" w14:textId="77777777" w:rsidR="00987F45" w:rsidRDefault="00987F45" w:rsidP="007329C2">
      <w:pPr>
        <w:pStyle w:val="Vietasegundonivel"/>
      </w:pPr>
      <w:r>
        <w:t>c) Redes recurrentes.</w:t>
      </w:r>
    </w:p>
    <w:p w14:paraId="0C5E94AA" w14:textId="51139E84" w:rsidR="00987F45" w:rsidRDefault="00987F45" w:rsidP="007329C2">
      <w:pPr>
        <w:pStyle w:val="Vietasegundonivel"/>
      </w:pPr>
      <w:r>
        <w:t>d) Redes de grafos.</w:t>
      </w:r>
    </w:p>
    <w:p w14:paraId="2A56DF5A" w14:textId="77777777" w:rsidR="00F76D97" w:rsidRDefault="00F76D97" w:rsidP="00F678FF">
      <w:pPr>
        <w:spacing w:after="160" w:line="259" w:lineRule="auto"/>
        <w:jc w:val="left"/>
      </w:pPr>
    </w:p>
    <w:p w14:paraId="621519D4" w14:textId="5D086CC8" w:rsidR="008326F1" w:rsidRDefault="00F76D97" w:rsidP="005A7981">
      <w:pPr>
        <w:spacing w:after="160" w:line="259" w:lineRule="auto"/>
      </w:pPr>
      <w:r>
        <w:t xml:space="preserve">La </w:t>
      </w:r>
      <w:r w:rsidR="00AE0773">
        <w:t xml:space="preserve">arquitectura más adecuada sería la </w:t>
      </w:r>
      <w:r w:rsidR="00AE0773" w:rsidRPr="00227686">
        <w:rPr>
          <w:b/>
          <w:rPrChange w:id="51" w:author="Ruben" w:date="2026-01-28T21:54:00Z">
            <w:rPr/>
          </w:rPrChange>
        </w:rPr>
        <w:t>red de gra</w:t>
      </w:r>
      <w:r w:rsidR="00D42031" w:rsidRPr="00227686">
        <w:rPr>
          <w:b/>
          <w:rPrChange w:id="52" w:author="Ruben" w:date="2026-01-28T21:54:00Z">
            <w:rPr/>
          </w:rPrChange>
        </w:rPr>
        <w:t>f</w:t>
      </w:r>
      <w:r w:rsidR="00AE0773" w:rsidRPr="00227686">
        <w:rPr>
          <w:b/>
          <w:rPrChange w:id="53" w:author="Ruben" w:date="2026-01-28T21:54:00Z">
            <w:rPr/>
          </w:rPrChange>
        </w:rPr>
        <w:t>os</w:t>
      </w:r>
      <w:r w:rsidR="00AE0773">
        <w:t xml:space="preserve">, ya que </w:t>
      </w:r>
      <w:r w:rsidR="007F0769">
        <w:t xml:space="preserve">son una clase de algoritmos </w:t>
      </w:r>
      <w:r w:rsidR="00DA5829">
        <w:t xml:space="preserve">del Deep learning </w:t>
      </w:r>
      <w:r w:rsidR="007F0769">
        <w:t>especializados</w:t>
      </w:r>
      <w:r w:rsidR="00DA5829">
        <w:t xml:space="preserve"> </w:t>
      </w:r>
      <w:r w:rsidR="007F0769">
        <w:t>en procesa</w:t>
      </w:r>
      <w:r w:rsidR="00DA5829">
        <w:t>r</w:t>
      </w:r>
      <w:r w:rsidR="007F0769">
        <w:t xml:space="preserve"> datos estructurados y </w:t>
      </w:r>
      <w:r w:rsidR="00DA5829">
        <w:t>aprende</w:t>
      </w:r>
      <w:r w:rsidR="008326F1">
        <w:t>r</w:t>
      </w:r>
      <w:r w:rsidR="00DA5829">
        <w:t xml:space="preserve"> de las relaciones, dependencias e interacciones complejas entre dichas </w:t>
      </w:r>
      <w:r w:rsidR="00DA5829">
        <w:lastRenderedPageBreak/>
        <w:t>entidades.</w:t>
      </w:r>
      <w:r w:rsidR="00731561">
        <w:t xml:space="preserve"> </w:t>
      </w:r>
      <w:del w:id="54" w:author="Ruben" w:date="2026-01-28T21:54:00Z">
        <w:r w:rsidR="00731561" w:rsidDel="00227686">
          <w:delText xml:space="preserve">Lo cual, corresponde </w:delText>
        </w:r>
      </w:del>
      <w:ins w:id="55" w:author="Ruben" w:date="2026-01-28T21:54:00Z">
        <w:r w:rsidR="00227686">
          <w:t xml:space="preserve">Estos requisitos concuerdan </w:t>
        </w:r>
      </w:ins>
      <w:r w:rsidR="00731561">
        <w:t xml:space="preserve">con la estructura de datos que </w:t>
      </w:r>
      <w:r w:rsidR="008326F1">
        <w:t>observamos</w:t>
      </w:r>
      <w:r w:rsidR="00731561">
        <w:t xml:space="preserve"> en la </w:t>
      </w:r>
      <w:r w:rsidR="006E6D2D">
        <w:t>expresión génica, tratando nodos como genes y aristas como interacciones</w:t>
      </w:r>
      <w:r w:rsidR="008326F1">
        <w:t>.</w:t>
      </w:r>
      <w:r w:rsidR="00DA5829">
        <w:t xml:space="preserve"> </w:t>
      </w:r>
    </w:p>
    <w:p w14:paraId="6CA808EF" w14:textId="23C2B826" w:rsidR="00F76D97" w:rsidRDefault="004C257E" w:rsidP="005A7981">
      <w:pPr>
        <w:spacing w:after="160" w:line="259" w:lineRule="auto"/>
      </w:pPr>
      <w:r>
        <w:t xml:space="preserve">Por su parte, las redes convolucionales </w:t>
      </w:r>
      <w:r w:rsidR="00DD6851">
        <w:t>exigen datos con estructura cuadriculada como imágene</w:t>
      </w:r>
      <w:r w:rsidR="006B2021">
        <w:t xml:space="preserve">s o las </w:t>
      </w:r>
      <w:r w:rsidR="0007372F">
        <w:t xml:space="preserve">redes </w:t>
      </w:r>
      <w:r w:rsidR="006B2021">
        <w:t xml:space="preserve">recurrentes </w:t>
      </w:r>
      <w:r w:rsidR="00317B91">
        <w:t>diseñadas para datos secuenciales como texto o audio. A su vez, l</w:t>
      </w:r>
      <w:r w:rsidR="00BE0AB8">
        <w:t>as redes de perceptrones trata</w:t>
      </w:r>
      <w:r w:rsidR="00D42031">
        <w:t>n</w:t>
      </w:r>
      <w:r w:rsidR="00BE0AB8">
        <w:t xml:space="preserve"> los datos como </w:t>
      </w:r>
      <w:r w:rsidR="00ED0F39">
        <w:t>una lista plana</w:t>
      </w:r>
      <w:r w:rsidR="00D33076">
        <w:t xml:space="preserve"> y trata de resolver problemas no linealmente separables como </w:t>
      </w:r>
      <w:r w:rsidR="00D42031">
        <w:t xml:space="preserve">procesar el lenguaje natural o predicciones financieras. </w:t>
      </w:r>
    </w:p>
    <w:p w14:paraId="443DC922" w14:textId="5AD637D3" w:rsidR="00D42031" w:rsidDel="00227686" w:rsidRDefault="00083D64" w:rsidP="005A7981">
      <w:pPr>
        <w:spacing w:after="160" w:line="259" w:lineRule="auto"/>
        <w:rPr>
          <w:del w:id="56" w:author="Ruben" w:date="2026-01-28T21:55:00Z"/>
        </w:rPr>
      </w:pPr>
      <w:del w:id="57" w:author="Ruben" w:date="2026-01-28T21:55:00Z">
        <w:r w:rsidDel="00227686">
          <w:delText>Por lo tanto, la única arquitectura preparada para trabajar con la naturaleza de los datos biológicos</w:delText>
        </w:r>
        <w:r w:rsidR="00AC2040" w:rsidDel="00227686">
          <w:delText xml:space="preserve">, permitiendo que el modelo aprenda de patrones de conexión entre sistemas biológicos es </w:delText>
        </w:r>
        <w:r w:rsidR="006E6D2D" w:rsidDel="00227686">
          <w:delText>la red de grafos.</w:delText>
        </w:r>
      </w:del>
    </w:p>
    <w:p w14:paraId="1DBC150A" w14:textId="77777777" w:rsidR="00F76D97" w:rsidRDefault="00F76D97" w:rsidP="005A7981">
      <w:pPr>
        <w:spacing w:after="160" w:line="259" w:lineRule="auto"/>
      </w:pPr>
    </w:p>
    <w:p w14:paraId="3C326E8B" w14:textId="0C3422CA" w:rsidR="00987F45" w:rsidRDefault="00987F45" w:rsidP="00CB75C5">
      <w:pPr>
        <w:spacing w:after="160" w:line="259" w:lineRule="auto"/>
        <w:jc w:val="left"/>
      </w:pPr>
    </w:p>
    <w:sectPr w:rsidR="00987F45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223C7B" w14:textId="77777777" w:rsidR="006C228A" w:rsidRDefault="006C228A" w:rsidP="00C50246">
      <w:pPr>
        <w:spacing w:line="240" w:lineRule="auto"/>
      </w:pPr>
      <w:r>
        <w:separator/>
      </w:r>
    </w:p>
  </w:endnote>
  <w:endnote w:type="continuationSeparator" w:id="0">
    <w:p w14:paraId="21E2C6CE" w14:textId="77777777" w:rsidR="006C228A" w:rsidRDefault="006C228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5B5B704E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27686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" o:allowoverlap="f" fillcolor="#7f7f7f [1612]" stroked="f" strokeweight="1pt">
              <v:textbox inset="0,4mm,0">
                <w:txbxContent>
                  <w:p w14:paraId="5B84A355" w14:textId="5B5B704E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27686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396FE" w14:textId="77777777" w:rsidR="006C228A" w:rsidRDefault="006C228A" w:rsidP="00C50246">
      <w:pPr>
        <w:spacing w:line="240" w:lineRule="auto"/>
      </w:pPr>
      <w:r>
        <w:separator/>
      </w:r>
    </w:p>
  </w:footnote>
  <w:footnote w:type="continuationSeparator" w:id="0">
    <w:p w14:paraId="18D6ADC2" w14:textId="77777777" w:rsidR="006C228A" w:rsidRDefault="006C228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D3F26606"/>
    <w:lvl w:ilvl="0" w:tplc="FFFFFFFF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70CA0C0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538AB"/>
    <w:multiLevelType w:val="hybridMultilevel"/>
    <w:tmpl w:val="0CD46452"/>
    <w:lvl w:ilvl="0" w:tplc="FFFFFFFF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B04865"/>
    <w:multiLevelType w:val="hybridMultilevel"/>
    <w:tmpl w:val="2266F57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84B96"/>
    <w:multiLevelType w:val="multilevel"/>
    <w:tmpl w:val="B37C3B20"/>
    <w:numStyleLink w:val="VietasUNIR"/>
  </w:abstractNum>
  <w:abstractNum w:abstractNumId="29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AC73EE"/>
    <w:multiLevelType w:val="multilevel"/>
    <w:tmpl w:val="B0E0186E"/>
    <w:numStyleLink w:val="NumeracinTest"/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3" w15:restartNumberingAfterBreak="0">
    <w:nsid w:val="4AF60E94"/>
    <w:multiLevelType w:val="multilevel"/>
    <w:tmpl w:val="B0E0186E"/>
    <w:numStyleLink w:val="NumeracinTest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7"/>
  </w:num>
  <w:num w:numId="2">
    <w:abstractNumId w:val="34"/>
  </w:num>
  <w:num w:numId="3">
    <w:abstractNumId w:val="23"/>
  </w:num>
  <w:num w:numId="4">
    <w:abstractNumId w:val="24"/>
  </w:num>
  <w:num w:numId="5">
    <w:abstractNumId w:val="17"/>
  </w:num>
  <w:num w:numId="6">
    <w:abstractNumId w:val="25"/>
  </w:num>
  <w:num w:numId="7">
    <w:abstractNumId w:val="36"/>
  </w:num>
  <w:num w:numId="8">
    <w:abstractNumId w:val="38"/>
  </w:num>
  <w:num w:numId="9">
    <w:abstractNumId w:val="41"/>
  </w:num>
  <w:num w:numId="1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>
    <w:abstractNumId w:val="44"/>
  </w:num>
  <w:num w:numId="12">
    <w:abstractNumId w:val="26"/>
  </w:num>
  <w:num w:numId="13">
    <w:abstractNumId w:val="43"/>
  </w:num>
  <w:num w:numId="14">
    <w:abstractNumId w:val="33"/>
  </w:num>
  <w:num w:numId="15">
    <w:abstractNumId w:val="16"/>
  </w:num>
  <w:num w:numId="16">
    <w:abstractNumId w:val="30"/>
  </w:num>
  <w:num w:numId="17">
    <w:abstractNumId w:val="28"/>
  </w:num>
  <w:num w:numId="18">
    <w:abstractNumId w:val="12"/>
  </w:num>
  <w:num w:numId="19">
    <w:abstractNumId w:val="40"/>
  </w:num>
  <w:num w:numId="20">
    <w:abstractNumId w:val="32"/>
  </w:num>
  <w:num w:numId="21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1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9"/>
  </w:num>
  <w:num w:numId="39">
    <w:abstractNumId w:val="13"/>
  </w:num>
  <w:num w:numId="40">
    <w:abstractNumId w:val="22"/>
  </w:num>
  <w:num w:numId="41">
    <w:abstractNumId w:val="19"/>
  </w:num>
  <w:num w:numId="42">
    <w:abstractNumId w:val="29"/>
  </w:num>
  <w:num w:numId="43">
    <w:abstractNumId w:val="42"/>
  </w:num>
  <w:num w:numId="44">
    <w:abstractNumId w:val="18"/>
  </w:num>
  <w:num w:numId="45">
    <w:abstractNumId w:val="27"/>
  </w:num>
  <w:num w:numId="46">
    <w:abstractNumId w:val="20"/>
  </w:num>
  <w:num w:numId="47">
    <w:abstractNumId w:val="21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uben">
    <w15:presenceInfo w15:providerId="None" w15:userId="Rub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34"/>
    <w:rsid w:val="0000041C"/>
    <w:rsid w:val="00002058"/>
    <w:rsid w:val="00002CAE"/>
    <w:rsid w:val="00002FE1"/>
    <w:rsid w:val="0000341A"/>
    <w:rsid w:val="0000523F"/>
    <w:rsid w:val="00005E1B"/>
    <w:rsid w:val="00006EA2"/>
    <w:rsid w:val="000070C4"/>
    <w:rsid w:val="00010682"/>
    <w:rsid w:val="00016003"/>
    <w:rsid w:val="000241BC"/>
    <w:rsid w:val="00025684"/>
    <w:rsid w:val="00030528"/>
    <w:rsid w:val="0003107C"/>
    <w:rsid w:val="00031C55"/>
    <w:rsid w:val="00034E2F"/>
    <w:rsid w:val="0004190A"/>
    <w:rsid w:val="00043827"/>
    <w:rsid w:val="00044C20"/>
    <w:rsid w:val="000458EE"/>
    <w:rsid w:val="0005157B"/>
    <w:rsid w:val="0005178B"/>
    <w:rsid w:val="00052EBC"/>
    <w:rsid w:val="00054229"/>
    <w:rsid w:val="00055C12"/>
    <w:rsid w:val="00056A2A"/>
    <w:rsid w:val="0005762B"/>
    <w:rsid w:val="00061750"/>
    <w:rsid w:val="000619E9"/>
    <w:rsid w:val="00061BDC"/>
    <w:rsid w:val="00062C8A"/>
    <w:rsid w:val="000633BA"/>
    <w:rsid w:val="000672F6"/>
    <w:rsid w:val="0007372F"/>
    <w:rsid w:val="00076A78"/>
    <w:rsid w:val="00082532"/>
    <w:rsid w:val="00083D64"/>
    <w:rsid w:val="000859C2"/>
    <w:rsid w:val="00092D9E"/>
    <w:rsid w:val="0009320A"/>
    <w:rsid w:val="00094577"/>
    <w:rsid w:val="00094B0D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2F7B"/>
    <w:rsid w:val="000F3E8C"/>
    <w:rsid w:val="000F518E"/>
    <w:rsid w:val="000F5384"/>
    <w:rsid w:val="000F5592"/>
    <w:rsid w:val="000F7E60"/>
    <w:rsid w:val="001028C4"/>
    <w:rsid w:val="001060E2"/>
    <w:rsid w:val="00112B38"/>
    <w:rsid w:val="00116D98"/>
    <w:rsid w:val="00121960"/>
    <w:rsid w:val="001337B6"/>
    <w:rsid w:val="001353D2"/>
    <w:rsid w:val="00137CF9"/>
    <w:rsid w:val="00151C83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87737"/>
    <w:rsid w:val="00193D6D"/>
    <w:rsid w:val="0019470A"/>
    <w:rsid w:val="00194B1F"/>
    <w:rsid w:val="0019595A"/>
    <w:rsid w:val="00196EB1"/>
    <w:rsid w:val="001A39D0"/>
    <w:rsid w:val="001A48B2"/>
    <w:rsid w:val="001A7B6C"/>
    <w:rsid w:val="001B4871"/>
    <w:rsid w:val="001B64D3"/>
    <w:rsid w:val="001B7F82"/>
    <w:rsid w:val="001C1813"/>
    <w:rsid w:val="001C5335"/>
    <w:rsid w:val="001C7611"/>
    <w:rsid w:val="001D0997"/>
    <w:rsid w:val="001D298B"/>
    <w:rsid w:val="001E11CD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38B1"/>
    <w:rsid w:val="001F3ADF"/>
    <w:rsid w:val="001F4686"/>
    <w:rsid w:val="001F69FE"/>
    <w:rsid w:val="001F6C80"/>
    <w:rsid w:val="00200BEB"/>
    <w:rsid w:val="0020102E"/>
    <w:rsid w:val="002036CA"/>
    <w:rsid w:val="002039FC"/>
    <w:rsid w:val="00205492"/>
    <w:rsid w:val="00214780"/>
    <w:rsid w:val="0021511C"/>
    <w:rsid w:val="002170F8"/>
    <w:rsid w:val="002244C2"/>
    <w:rsid w:val="00227368"/>
    <w:rsid w:val="00227686"/>
    <w:rsid w:val="00227800"/>
    <w:rsid w:val="00227C20"/>
    <w:rsid w:val="00232B9F"/>
    <w:rsid w:val="0023647C"/>
    <w:rsid w:val="00237569"/>
    <w:rsid w:val="00241E15"/>
    <w:rsid w:val="0024674E"/>
    <w:rsid w:val="00250A71"/>
    <w:rsid w:val="00252AE5"/>
    <w:rsid w:val="00253DA9"/>
    <w:rsid w:val="00254048"/>
    <w:rsid w:val="002601B0"/>
    <w:rsid w:val="00260B21"/>
    <w:rsid w:val="00261848"/>
    <w:rsid w:val="002619F8"/>
    <w:rsid w:val="00262055"/>
    <w:rsid w:val="00265403"/>
    <w:rsid w:val="00265E72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3006"/>
    <w:rsid w:val="002B4308"/>
    <w:rsid w:val="002B4FF3"/>
    <w:rsid w:val="002B5D04"/>
    <w:rsid w:val="002C037B"/>
    <w:rsid w:val="002C0E95"/>
    <w:rsid w:val="002C233B"/>
    <w:rsid w:val="002C34D9"/>
    <w:rsid w:val="002C467C"/>
    <w:rsid w:val="002C4E1F"/>
    <w:rsid w:val="002C59F8"/>
    <w:rsid w:val="002C64FB"/>
    <w:rsid w:val="002C664F"/>
    <w:rsid w:val="002D2694"/>
    <w:rsid w:val="002E198B"/>
    <w:rsid w:val="002E6FCB"/>
    <w:rsid w:val="002E769A"/>
    <w:rsid w:val="002E7B8C"/>
    <w:rsid w:val="00300398"/>
    <w:rsid w:val="00301D6A"/>
    <w:rsid w:val="00302FF8"/>
    <w:rsid w:val="003116F5"/>
    <w:rsid w:val="003117D6"/>
    <w:rsid w:val="00317129"/>
    <w:rsid w:val="00317B91"/>
    <w:rsid w:val="00320378"/>
    <w:rsid w:val="00322210"/>
    <w:rsid w:val="003224A0"/>
    <w:rsid w:val="0032751A"/>
    <w:rsid w:val="00327C72"/>
    <w:rsid w:val="00327E03"/>
    <w:rsid w:val="00330AB5"/>
    <w:rsid w:val="00330DE5"/>
    <w:rsid w:val="00330EBD"/>
    <w:rsid w:val="00333F36"/>
    <w:rsid w:val="003369FB"/>
    <w:rsid w:val="0034363F"/>
    <w:rsid w:val="003459CF"/>
    <w:rsid w:val="00351EC2"/>
    <w:rsid w:val="003559DD"/>
    <w:rsid w:val="00361683"/>
    <w:rsid w:val="00363246"/>
    <w:rsid w:val="00363DED"/>
    <w:rsid w:val="00372C0A"/>
    <w:rsid w:val="0037314F"/>
    <w:rsid w:val="00373A8F"/>
    <w:rsid w:val="0037683C"/>
    <w:rsid w:val="00394A34"/>
    <w:rsid w:val="00394AD5"/>
    <w:rsid w:val="003979FB"/>
    <w:rsid w:val="003A10AB"/>
    <w:rsid w:val="003A2061"/>
    <w:rsid w:val="003A4543"/>
    <w:rsid w:val="003A5BD3"/>
    <w:rsid w:val="003B0E67"/>
    <w:rsid w:val="003C2275"/>
    <w:rsid w:val="003D0269"/>
    <w:rsid w:val="003D16DC"/>
    <w:rsid w:val="003D3D12"/>
    <w:rsid w:val="003D5C2C"/>
    <w:rsid w:val="003D5F24"/>
    <w:rsid w:val="003E6E97"/>
    <w:rsid w:val="003F24D7"/>
    <w:rsid w:val="00405AD5"/>
    <w:rsid w:val="0041334B"/>
    <w:rsid w:val="00413379"/>
    <w:rsid w:val="00414382"/>
    <w:rsid w:val="004164E8"/>
    <w:rsid w:val="0041689C"/>
    <w:rsid w:val="004172DF"/>
    <w:rsid w:val="00420AC0"/>
    <w:rsid w:val="0042473F"/>
    <w:rsid w:val="00424A26"/>
    <w:rsid w:val="0042668F"/>
    <w:rsid w:val="00433140"/>
    <w:rsid w:val="00437389"/>
    <w:rsid w:val="00442932"/>
    <w:rsid w:val="00446F8B"/>
    <w:rsid w:val="004476D3"/>
    <w:rsid w:val="004478AD"/>
    <w:rsid w:val="004506A7"/>
    <w:rsid w:val="00455BA7"/>
    <w:rsid w:val="004567F9"/>
    <w:rsid w:val="00466671"/>
    <w:rsid w:val="0046796B"/>
    <w:rsid w:val="0047123B"/>
    <w:rsid w:val="004730AC"/>
    <w:rsid w:val="00475EFA"/>
    <w:rsid w:val="004966B9"/>
    <w:rsid w:val="00497C87"/>
    <w:rsid w:val="004A0CC6"/>
    <w:rsid w:val="004A1A48"/>
    <w:rsid w:val="004A217B"/>
    <w:rsid w:val="004A2922"/>
    <w:rsid w:val="004B2B82"/>
    <w:rsid w:val="004B3822"/>
    <w:rsid w:val="004B58FF"/>
    <w:rsid w:val="004B7249"/>
    <w:rsid w:val="004C1059"/>
    <w:rsid w:val="004C257E"/>
    <w:rsid w:val="004C760A"/>
    <w:rsid w:val="004D1A9C"/>
    <w:rsid w:val="004D4E6F"/>
    <w:rsid w:val="004D4F93"/>
    <w:rsid w:val="004E1547"/>
    <w:rsid w:val="004E5487"/>
    <w:rsid w:val="004E7438"/>
    <w:rsid w:val="004F1492"/>
    <w:rsid w:val="004F1F3F"/>
    <w:rsid w:val="004F290D"/>
    <w:rsid w:val="004F5D83"/>
    <w:rsid w:val="004F66CC"/>
    <w:rsid w:val="00501390"/>
    <w:rsid w:val="0050234E"/>
    <w:rsid w:val="005044FD"/>
    <w:rsid w:val="00507E5B"/>
    <w:rsid w:val="005131BE"/>
    <w:rsid w:val="00516D71"/>
    <w:rsid w:val="00516D8C"/>
    <w:rsid w:val="00522C9F"/>
    <w:rsid w:val="00525591"/>
    <w:rsid w:val="005326C2"/>
    <w:rsid w:val="005366C0"/>
    <w:rsid w:val="00537516"/>
    <w:rsid w:val="005463ED"/>
    <w:rsid w:val="00551A69"/>
    <w:rsid w:val="005541AB"/>
    <w:rsid w:val="00555B62"/>
    <w:rsid w:val="00555CC0"/>
    <w:rsid w:val="00566823"/>
    <w:rsid w:val="0057096C"/>
    <w:rsid w:val="00571D5E"/>
    <w:rsid w:val="00574B3D"/>
    <w:rsid w:val="00575580"/>
    <w:rsid w:val="0058112D"/>
    <w:rsid w:val="00585021"/>
    <w:rsid w:val="00590880"/>
    <w:rsid w:val="0059165F"/>
    <w:rsid w:val="005A7981"/>
    <w:rsid w:val="005B0856"/>
    <w:rsid w:val="005B0CDF"/>
    <w:rsid w:val="005B1961"/>
    <w:rsid w:val="005C0037"/>
    <w:rsid w:val="005C1D3F"/>
    <w:rsid w:val="005C4B4A"/>
    <w:rsid w:val="005C4BE9"/>
    <w:rsid w:val="005C520D"/>
    <w:rsid w:val="005D1545"/>
    <w:rsid w:val="005D2544"/>
    <w:rsid w:val="005E0B6D"/>
    <w:rsid w:val="005F240A"/>
    <w:rsid w:val="005F2851"/>
    <w:rsid w:val="005F4C20"/>
    <w:rsid w:val="006008F8"/>
    <w:rsid w:val="0060101C"/>
    <w:rsid w:val="00601C5A"/>
    <w:rsid w:val="0060418A"/>
    <w:rsid w:val="00605D5B"/>
    <w:rsid w:val="00605F55"/>
    <w:rsid w:val="00607A5A"/>
    <w:rsid w:val="00607F39"/>
    <w:rsid w:val="00611689"/>
    <w:rsid w:val="00612C9C"/>
    <w:rsid w:val="00613DB8"/>
    <w:rsid w:val="00617E3A"/>
    <w:rsid w:val="00620388"/>
    <w:rsid w:val="00621302"/>
    <w:rsid w:val="006223FA"/>
    <w:rsid w:val="006227CB"/>
    <w:rsid w:val="006238BC"/>
    <w:rsid w:val="006310FC"/>
    <w:rsid w:val="006311BF"/>
    <w:rsid w:val="00632AA3"/>
    <w:rsid w:val="0063369A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82787"/>
    <w:rsid w:val="0069518C"/>
    <w:rsid w:val="00696FFE"/>
    <w:rsid w:val="00697E5F"/>
    <w:rsid w:val="006A210E"/>
    <w:rsid w:val="006A2A07"/>
    <w:rsid w:val="006B1B19"/>
    <w:rsid w:val="006B2021"/>
    <w:rsid w:val="006B3751"/>
    <w:rsid w:val="006B683F"/>
    <w:rsid w:val="006C0D5C"/>
    <w:rsid w:val="006C228A"/>
    <w:rsid w:val="006C52A0"/>
    <w:rsid w:val="006C79D4"/>
    <w:rsid w:val="006C7BB7"/>
    <w:rsid w:val="006D1870"/>
    <w:rsid w:val="006E3957"/>
    <w:rsid w:val="006E3CE6"/>
    <w:rsid w:val="006E3D53"/>
    <w:rsid w:val="006E550F"/>
    <w:rsid w:val="006E6D2D"/>
    <w:rsid w:val="006F170A"/>
    <w:rsid w:val="006F550A"/>
    <w:rsid w:val="006F5606"/>
    <w:rsid w:val="006F7317"/>
    <w:rsid w:val="006F79F1"/>
    <w:rsid w:val="00701252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1561"/>
    <w:rsid w:val="007329C2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092C"/>
    <w:rsid w:val="00771960"/>
    <w:rsid w:val="007731A9"/>
    <w:rsid w:val="007802EB"/>
    <w:rsid w:val="00790FC0"/>
    <w:rsid w:val="00792224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B6B0A"/>
    <w:rsid w:val="007C0D92"/>
    <w:rsid w:val="007C1E0E"/>
    <w:rsid w:val="007C2659"/>
    <w:rsid w:val="007C5E56"/>
    <w:rsid w:val="007C7EC3"/>
    <w:rsid w:val="007D00F6"/>
    <w:rsid w:val="007D09BC"/>
    <w:rsid w:val="007D1B3E"/>
    <w:rsid w:val="007D1D07"/>
    <w:rsid w:val="007D1E15"/>
    <w:rsid w:val="007D608C"/>
    <w:rsid w:val="007E2805"/>
    <w:rsid w:val="007E4840"/>
    <w:rsid w:val="007F0769"/>
    <w:rsid w:val="007F3640"/>
    <w:rsid w:val="007F65EA"/>
    <w:rsid w:val="007F691E"/>
    <w:rsid w:val="00802BAF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07E5"/>
    <w:rsid w:val="0083178B"/>
    <w:rsid w:val="008326F1"/>
    <w:rsid w:val="00832903"/>
    <w:rsid w:val="00833530"/>
    <w:rsid w:val="00833C58"/>
    <w:rsid w:val="008340B7"/>
    <w:rsid w:val="0083542E"/>
    <w:rsid w:val="0083582D"/>
    <w:rsid w:val="008412C0"/>
    <w:rsid w:val="00841CA3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1604"/>
    <w:rsid w:val="00894F00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5D24"/>
    <w:rsid w:val="008D60AD"/>
    <w:rsid w:val="008D72F2"/>
    <w:rsid w:val="008E1670"/>
    <w:rsid w:val="008E1ECE"/>
    <w:rsid w:val="008E27EA"/>
    <w:rsid w:val="008E51B1"/>
    <w:rsid w:val="008F0709"/>
    <w:rsid w:val="008F1E4C"/>
    <w:rsid w:val="008F311B"/>
    <w:rsid w:val="008F6DDC"/>
    <w:rsid w:val="00901976"/>
    <w:rsid w:val="00902D15"/>
    <w:rsid w:val="00912673"/>
    <w:rsid w:val="00917348"/>
    <w:rsid w:val="00921AE9"/>
    <w:rsid w:val="009233B9"/>
    <w:rsid w:val="0092487F"/>
    <w:rsid w:val="00927ED8"/>
    <w:rsid w:val="0093440E"/>
    <w:rsid w:val="00934BAB"/>
    <w:rsid w:val="00935FD2"/>
    <w:rsid w:val="009400C5"/>
    <w:rsid w:val="009434C7"/>
    <w:rsid w:val="009435B5"/>
    <w:rsid w:val="00944818"/>
    <w:rsid w:val="00947E01"/>
    <w:rsid w:val="009501A3"/>
    <w:rsid w:val="0095328C"/>
    <w:rsid w:val="009546DA"/>
    <w:rsid w:val="009563DF"/>
    <w:rsid w:val="00962EC2"/>
    <w:rsid w:val="009632BE"/>
    <w:rsid w:val="00964675"/>
    <w:rsid w:val="00970D13"/>
    <w:rsid w:val="00971BFA"/>
    <w:rsid w:val="00972269"/>
    <w:rsid w:val="009746A6"/>
    <w:rsid w:val="00976D1B"/>
    <w:rsid w:val="00977A3C"/>
    <w:rsid w:val="0098009B"/>
    <w:rsid w:val="0098228A"/>
    <w:rsid w:val="00983D9F"/>
    <w:rsid w:val="009848BD"/>
    <w:rsid w:val="00985D15"/>
    <w:rsid w:val="00987B51"/>
    <w:rsid w:val="00987F45"/>
    <w:rsid w:val="00990F55"/>
    <w:rsid w:val="009959A6"/>
    <w:rsid w:val="009A1065"/>
    <w:rsid w:val="009A1CF1"/>
    <w:rsid w:val="009A2458"/>
    <w:rsid w:val="009A3C7C"/>
    <w:rsid w:val="009A4CF7"/>
    <w:rsid w:val="009A5637"/>
    <w:rsid w:val="009B0764"/>
    <w:rsid w:val="009B417C"/>
    <w:rsid w:val="009B5AB1"/>
    <w:rsid w:val="009B61E5"/>
    <w:rsid w:val="009C0C97"/>
    <w:rsid w:val="009C2BF3"/>
    <w:rsid w:val="009C4BFF"/>
    <w:rsid w:val="009C6906"/>
    <w:rsid w:val="009C6E33"/>
    <w:rsid w:val="009C788A"/>
    <w:rsid w:val="009D10D7"/>
    <w:rsid w:val="009D1309"/>
    <w:rsid w:val="009D5FF6"/>
    <w:rsid w:val="009D6F1F"/>
    <w:rsid w:val="009E1948"/>
    <w:rsid w:val="009E65E4"/>
    <w:rsid w:val="009E76FD"/>
    <w:rsid w:val="009F18E9"/>
    <w:rsid w:val="009F7B85"/>
    <w:rsid w:val="00A020CC"/>
    <w:rsid w:val="00A03B7E"/>
    <w:rsid w:val="00A17600"/>
    <w:rsid w:val="00A20F71"/>
    <w:rsid w:val="00A22085"/>
    <w:rsid w:val="00A232E5"/>
    <w:rsid w:val="00A245B1"/>
    <w:rsid w:val="00A24FD0"/>
    <w:rsid w:val="00A25389"/>
    <w:rsid w:val="00A3105A"/>
    <w:rsid w:val="00A44C83"/>
    <w:rsid w:val="00A4554D"/>
    <w:rsid w:val="00A4761C"/>
    <w:rsid w:val="00A505D1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6AF"/>
    <w:rsid w:val="00A76AA2"/>
    <w:rsid w:val="00A76D45"/>
    <w:rsid w:val="00A77244"/>
    <w:rsid w:val="00A80F5B"/>
    <w:rsid w:val="00A838E4"/>
    <w:rsid w:val="00A839D0"/>
    <w:rsid w:val="00A85DE5"/>
    <w:rsid w:val="00A86F97"/>
    <w:rsid w:val="00A9140C"/>
    <w:rsid w:val="00A944F6"/>
    <w:rsid w:val="00A969BA"/>
    <w:rsid w:val="00A976B2"/>
    <w:rsid w:val="00AA3D8B"/>
    <w:rsid w:val="00AB2DE2"/>
    <w:rsid w:val="00AB5194"/>
    <w:rsid w:val="00AC2040"/>
    <w:rsid w:val="00AC4102"/>
    <w:rsid w:val="00AC740C"/>
    <w:rsid w:val="00AD3CC7"/>
    <w:rsid w:val="00AD4F85"/>
    <w:rsid w:val="00AD5510"/>
    <w:rsid w:val="00AD6AA1"/>
    <w:rsid w:val="00AE0773"/>
    <w:rsid w:val="00AE1D11"/>
    <w:rsid w:val="00AF1487"/>
    <w:rsid w:val="00AF501E"/>
    <w:rsid w:val="00AF5B79"/>
    <w:rsid w:val="00B0196C"/>
    <w:rsid w:val="00B02EF8"/>
    <w:rsid w:val="00B03326"/>
    <w:rsid w:val="00B0793D"/>
    <w:rsid w:val="00B102C3"/>
    <w:rsid w:val="00B10BBE"/>
    <w:rsid w:val="00B11C51"/>
    <w:rsid w:val="00B12A2F"/>
    <w:rsid w:val="00B1656E"/>
    <w:rsid w:val="00B22F15"/>
    <w:rsid w:val="00B249A6"/>
    <w:rsid w:val="00B309CA"/>
    <w:rsid w:val="00B31EC8"/>
    <w:rsid w:val="00B34895"/>
    <w:rsid w:val="00B3623C"/>
    <w:rsid w:val="00B407F7"/>
    <w:rsid w:val="00B417CD"/>
    <w:rsid w:val="00B5171A"/>
    <w:rsid w:val="00B5729F"/>
    <w:rsid w:val="00B61D67"/>
    <w:rsid w:val="00B65102"/>
    <w:rsid w:val="00B67479"/>
    <w:rsid w:val="00B70F9D"/>
    <w:rsid w:val="00B71FC6"/>
    <w:rsid w:val="00B72D4C"/>
    <w:rsid w:val="00B74E6A"/>
    <w:rsid w:val="00B8087F"/>
    <w:rsid w:val="00B814A5"/>
    <w:rsid w:val="00B82328"/>
    <w:rsid w:val="00B96994"/>
    <w:rsid w:val="00BA172C"/>
    <w:rsid w:val="00BA17EF"/>
    <w:rsid w:val="00BA38FB"/>
    <w:rsid w:val="00BC2EB1"/>
    <w:rsid w:val="00BC300B"/>
    <w:rsid w:val="00BD13D7"/>
    <w:rsid w:val="00BD614C"/>
    <w:rsid w:val="00BE0AB8"/>
    <w:rsid w:val="00BE0B57"/>
    <w:rsid w:val="00BE65ED"/>
    <w:rsid w:val="00BF1A17"/>
    <w:rsid w:val="00BF3512"/>
    <w:rsid w:val="00C006FD"/>
    <w:rsid w:val="00C01390"/>
    <w:rsid w:val="00C01B76"/>
    <w:rsid w:val="00C04C80"/>
    <w:rsid w:val="00C059ED"/>
    <w:rsid w:val="00C13A81"/>
    <w:rsid w:val="00C16D13"/>
    <w:rsid w:val="00C17815"/>
    <w:rsid w:val="00C222CA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77BC5"/>
    <w:rsid w:val="00C831BD"/>
    <w:rsid w:val="00C8543E"/>
    <w:rsid w:val="00C870D5"/>
    <w:rsid w:val="00C876E4"/>
    <w:rsid w:val="00C9246A"/>
    <w:rsid w:val="00C92BE5"/>
    <w:rsid w:val="00CA2352"/>
    <w:rsid w:val="00CA4E9E"/>
    <w:rsid w:val="00CB506B"/>
    <w:rsid w:val="00CB6D79"/>
    <w:rsid w:val="00CB75C5"/>
    <w:rsid w:val="00CC19EE"/>
    <w:rsid w:val="00CC22FD"/>
    <w:rsid w:val="00CC5415"/>
    <w:rsid w:val="00CC7CDF"/>
    <w:rsid w:val="00CC7E4B"/>
    <w:rsid w:val="00CD360E"/>
    <w:rsid w:val="00CD37FC"/>
    <w:rsid w:val="00CD3B36"/>
    <w:rsid w:val="00CD3D49"/>
    <w:rsid w:val="00CD5253"/>
    <w:rsid w:val="00CD7181"/>
    <w:rsid w:val="00CD7C44"/>
    <w:rsid w:val="00CE0F8B"/>
    <w:rsid w:val="00CE3504"/>
    <w:rsid w:val="00CE5B43"/>
    <w:rsid w:val="00CF1CAE"/>
    <w:rsid w:val="00CF21CD"/>
    <w:rsid w:val="00CF2718"/>
    <w:rsid w:val="00D013AB"/>
    <w:rsid w:val="00D05107"/>
    <w:rsid w:val="00D1089E"/>
    <w:rsid w:val="00D11794"/>
    <w:rsid w:val="00D11930"/>
    <w:rsid w:val="00D11ECE"/>
    <w:rsid w:val="00D14957"/>
    <w:rsid w:val="00D14F37"/>
    <w:rsid w:val="00D161D0"/>
    <w:rsid w:val="00D17377"/>
    <w:rsid w:val="00D23E3E"/>
    <w:rsid w:val="00D30434"/>
    <w:rsid w:val="00D33076"/>
    <w:rsid w:val="00D33335"/>
    <w:rsid w:val="00D336EC"/>
    <w:rsid w:val="00D35869"/>
    <w:rsid w:val="00D406EA"/>
    <w:rsid w:val="00D40AEE"/>
    <w:rsid w:val="00D42031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681B"/>
    <w:rsid w:val="00D901FA"/>
    <w:rsid w:val="00D95965"/>
    <w:rsid w:val="00DA1A7B"/>
    <w:rsid w:val="00DA4A6D"/>
    <w:rsid w:val="00DA5829"/>
    <w:rsid w:val="00DB5335"/>
    <w:rsid w:val="00DC032A"/>
    <w:rsid w:val="00DC0C49"/>
    <w:rsid w:val="00DC3808"/>
    <w:rsid w:val="00DC6323"/>
    <w:rsid w:val="00DC7BDB"/>
    <w:rsid w:val="00DD0B32"/>
    <w:rsid w:val="00DD20C2"/>
    <w:rsid w:val="00DD21FD"/>
    <w:rsid w:val="00DD2649"/>
    <w:rsid w:val="00DD6851"/>
    <w:rsid w:val="00DD7F96"/>
    <w:rsid w:val="00DE1440"/>
    <w:rsid w:val="00DE352D"/>
    <w:rsid w:val="00DE4211"/>
    <w:rsid w:val="00DE4822"/>
    <w:rsid w:val="00DF0BC0"/>
    <w:rsid w:val="00DF30F7"/>
    <w:rsid w:val="00DF4F22"/>
    <w:rsid w:val="00DF784B"/>
    <w:rsid w:val="00E0294D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2982"/>
    <w:rsid w:val="00E85467"/>
    <w:rsid w:val="00E8698C"/>
    <w:rsid w:val="00E86AF3"/>
    <w:rsid w:val="00E92986"/>
    <w:rsid w:val="00E9509A"/>
    <w:rsid w:val="00EA02E3"/>
    <w:rsid w:val="00EA1B89"/>
    <w:rsid w:val="00EA52F6"/>
    <w:rsid w:val="00EA61E7"/>
    <w:rsid w:val="00EB17CF"/>
    <w:rsid w:val="00EB2B18"/>
    <w:rsid w:val="00EB42DA"/>
    <w:rsid w:val="00EB4FA0"/>
    <w:rsid w:val="00EB5FE2"/>
    <w:rsid w:val="00EB771B"/>
    <w:rsid w:val="00EC2261"/>
    <w:rsid w:val="00EC3E25"/>
    <w:rsid w:val="00EC4F65"/>
    <w:rsid w:val="00EC5B06"/>
    <w:rsid w:val="00EC60F0"/>
    <w:rsid w:val="00ED0F39"/>
    <w:rsid w:val="00ED3160"/>
    <w:rsid w:val="00ED47CF"/>
    <w:rsid w:val="00ED56EF"/>
    <w:rsid w:val="00ED5A97"/>
    <w:rsid w:val="00ED6BDC"/>
    <w:rsid w:val="00EE3286"/>
    <w:rsid w:val="00EE3477"/>
    <w:rsid w:val="00EE6C97"/>
    <w:rsid w:val="00EF250E"/>
    <w:rsid w:val="00F0115D"/>
    <w:rsid w:val="00F0370C"/>
    <w:rsid w:val="00F05C99"/>
    <w:rsid w:val="00F0765F"/>
    <w:rsid w:val="00F11C9D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7ED"/>
    <w:rsid w:val="00F339D6"/>
    <w:rsid w:val="00F36633"/>
    <w:rsid w:val="00F37058"/>
    <w:rsid w:val="00F4274A"/>
    <w:rsid w:val="00F46137"/>
    <w:rsid w:val="00F46F3D"/>
    <w:rsid w:val="00F5055C"/>
    <w:rsid w:val="00F50598"/>
    <w:rsid w:val="00F5258D"/>
    <w:rsid w:val="00F60D6D"/>
    <w:rsid w:val="00F617AA"/>
    <w:rsid w:val="00F61F08"/>
    <w:rsid w:val="00F62CF4"/>
    <w:rsid w:val="00F63170"/>
    <w:rsid w:val="00F65B6D"/>
    <w:rsid w:val="00F678FF"/>
    <w:rsid w:val="00F719D6"/>
    <w:rsid w:val="00F736A2"/>
    <w:rsid w:val="00F75305"/>
    <w:rsid w:val="00F76D97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UnresolvedMention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329C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5DBC1-1D28-47FC-AA6A-D4936BCF1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F4AE29-0C55-41C7-8A14-035D7DA5AD6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1421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Ruben</cp:lastModifiedBy>
  <cp:revision>3</cp:revision>
  <cp:lastPrinted>2017-11-10T07:47:00Z</cp:lastPrinted>
  <dcterms:created xsi:type="dcterms:W3CDTF">2026-01-28T20:37:00Z</dcterms:created>
  <dcterms:modified xsi:type="dcterms:W3CDTF">2026-01-28T20:55:00Z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